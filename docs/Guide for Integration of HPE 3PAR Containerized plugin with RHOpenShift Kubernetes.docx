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A87826" w14:textId="77777777" w:rsidR="007D199C" w:rsidRPr="00714E85" w:rsidRDefault="00223806" w:rsidP="00C63E92">
      <w:pPr>
        <w:pStyle w:val="CoverDocumentType10pt"/>
        <w:ind w:right="900"/>
        <w:rPr>
          <w:rFonts w:cs="Arial"/>
          <w:sz w:val="24"/>
          <w:szCs w:val="24"/>
        </w:rPr>
      </w:pPr>
      <w:r w:rsidRPr="00714E85">
        <w:rPr>
          <w:rFonts w:cs="Arial"/>
          <w:noProof/>
          <w:sz w:val="24"/>
          <w:szCs w:val="24"/>
        </w:rPr>
        <w:drawing>
          <wp:anchor distT="0" distB="0" distL="114300" distR="114300" simplePos="0" relativeHeight="251663360" behindDoc="0" locked="0" layoutInCell="1" allowOverlap="1" wp14:anchorId="64A878FE" wp14:editId="64A878FF">
            <wp:simplePos x="0" y="0"/>
            <wp:positionH relativeFrom="page">
              <wp:posOffset>934056</wp:posOffset>
            </wp:positionH>
            <wp:positionV relativeFrom="page">
              <wp:posOffset>918182</wp:posOffset>
            </wp:positionV>
            <wp:extent cx="1617980" cy="676275"/>
            <wp:effectExtent l="0" t="0" r="127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798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0153" w:rsidRPr="00714E85">
        <w:rPr>
          <w:rFonts w:cs="Arial"/>
          <w:noProof/>
          <w:sz w:val="24"/>
          <w:szCs w:val="24"/>
        </w:rPr>
        <mc:AlternateContent>
          <mc:Choice Requires="wps">
            <w:drawing>
              <wp:anchor distT="0" distB="0" distL="114300" distR="114300" simplePos="0" relativeHeight="251665408" behindDoc="0" locked="1" layoutInCell="1" allowOverlap="1" wp14:anchorId="64A87900" wp14:editId="64A87901">
                <wp:simplePos x="0" y="0"/>
                <wp:positionH relativeFrom="column">
                  <wp:posOffset>393065</wp:posOffset>
                </wp:positionH>
                <wp:positionV relativeFrom="page">
                  <wp:posOffset>9714865</wp:posOffset>
                </wp:positionV>
                <wp:extent cx="1874520" cy="173355"/>
                <wp:effectExtent l="0" t="0" r="11430" b="0"/>
                <wp:wrapNone/>
                <wp:docPr id="5" name="Text Box 5"/>
                <wp:cNvGraphicFramePr/>
                <a:graphic xmlns:a="http://schemas.openxmlformats.org/drawingml/2006/main">
                  <a:graphicData uri="http://schemas.microsoft.com/office/word/2010/wordprocessingShape">
                    <wps:wsp>
                      <wps:cNvSpPr txBox="1"/>
                      <wps:spPr>
                        <a:xfrm>
                          <a:off x="0" y="0"/>
                          <a:ext cx="1874520" cy="173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87961" w14:textId="161C43CB" w:rsidR="000A1DD6" w:rsidRPr="00E14E7B" w:rsidRDefault="000A1DD6" w:rsidP="001C3085">
                            <w:pPr>
                              <w:pStyle w:val="CoverDocumentType10pt"/>
                              <w:ind w:left="180"/>
                              <w:jc w:val="left"/>
                              <w:rPr>
                                <w:rStyle w:val="CoverDocumentType10ptChar"/>
                                <w:b/>
                                <w:color w:val="000000"/>
                              </w:rPr>
                            </w:pPr>
                            <w:r>
                              <w:rPr>
                                <w:rStyle w:val="CoverDocumentType10ptChar"/>
                                <w:b/>
                                <w:color w:val="000000"/>
                              </w:rPr>
                              <w:t>Install Guide</w:t>
                            </w:r>
                          </w:p>
                          <w:p w14:paraId="64A87962" w14:textId="77777777" w:rsidR="000A1DD6" w:rsidRDefault="000A1DD6" w:rsidP="00430153">
                            <w:pPr>
                              <w:pStyle w:val="CoverDocumentType10pt"/>
                              <w:ind w:left="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87900" id="_x0000_t202" coordsize="21600,21600" o:spt="202" path="m,l,21600r21600,l21600,xe">
                <v:stroke joinstyle="miter"/>
                <v:path gradientshapeok="t" o:connecttype="rect"/>
              </v:shapetype>
              <v:shape id="Text Box 5" o:spid="_x0000_s1026" type="#_x0000_t202" style="position:absolute;left:0;text-align:left;margin-left:30.95pt;margin-top:764.95pt;width:147.6pt;height:1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" filled="f" stroked="f" strokeweight=".5pt">
                <v:textbox inset="0,0,0,0">
                  <w:txbxContent>
                    <w:p w14:paraId="64A87961" w14:textId="161C43CB" w:rsidR="000A1DD6" w:rsidRPr="00E14E7B" w:rsidRDefault="000A1DD6" w:rsidP="001C3085">
                      <w:pPr>
                        <w:pStyle w:val="CoverDocumentType10pt"/>
                        <w:ind w:left="180"/>
                        <w:jc w:val="left"/>
                        <w:rPr>
                          <w:rStyle w:val="CoverDocumentType10ptChar"/>
                          <w:b/>
                          <w:color w:val="000000"/>
                        </w:rPr>
                      </w:pPr>
                      <w:r>
                        <w:rPr>
                          <w:rStyle w:val="CoverDocumentType10ptChar"/>
                          <w:b/>
                          <w:color w:val="000000"/>
                        </w:rPr>
                        <w:t>Install Guide</w:t>
                      </w:r>
                    </w:p>
                    <w:p w14:paraId="64A87962" w14:textId="77777777" w:rsidR="000A1DD6" w:rsidRDefault="000A1DD6" w:rsidP="00430153">
                      <w:pPr>
                        <w:pStyle w:val="CoverDocumentType10pt"/>
                        <w:ind w:left="0"/>
                        <w:jc w:val="left"/>
                      </w:pPr>
                    </w:p>
                  </w:txbxContent>
                </v:textbox>
                <w10:wrap anchory="page"/>
                <w10:anchorlock/>
              </v:shape>
            </w:pict>
          </mc:Fallback>
        </mc:AlternateContent>
      </w:r>
    </w:p>
    <w:p w14:paraId="64A87827" w14:textId="2BAF87F5" w:rsidR="00FA5F7F" w:rsidRPr="00C63E92" w:rsidRDefault="00C52F8E" w:rsidP="00DE56E8">
      <w:pPr>
        <w:pStyle w:val="CoverHeadline32-40pt"/>
        <w:ind w:left="720" w:right="387"/>
        <w:rPr>
          <w:rFonts w:asciiTheme="minorHAnsi" w:hAnsiTheme="minorHAnsi" w:cstheme="minorHAnsi"/>
        </w:rPr>
      </w:pPr>
      <w:r>
        <w:rPr>
          <w:rFonts w:asciiTheme="minorHAnsi" w:hAnsiTheme="minorHAnsi" w:cstheme="minorHAnsi"/>
        </w:rPr>
        <w:t>Install</w:t>
      </w:r>
      <w:r w:rsidR="001A6D77">
        <w:rPr>
          <w:rFonts w:asciiTheme="minorHAnsi" w:hAnsiTheme="minorHAnsi" w:cstheme="minorHAnsi"/>
        </w:rPr>
        <w:t xml:space="preserve"> </w:t>
      </w:r>
      <w:r>
        <w:rPr>
          <w:rFonts w:asciiTheme="minorHAnsi" w:hAnsiTheme="minorHAnsi" w:cstheme="minorHAnsi"/>
        </w:rPr>
        <w:t>G</w:t>
      </w:r>
      <w:r w:rsidR="001A6D77">
        <w:rPr>
          <w:rFonts w:asciiTheme="minorHAnsi" w:hAnsiTheme="minorHAnsi" w:cstheme="minorHAnsi"/>
        </w:rPr>
        <w:t>uide</w:t>
      </w:r>
      <w:r w:rsidR="00E0781A">
        <w:rPr>
          <w:rFonts w:asciiTheme="minorHAnsi" w:hAnsiTheme="minorHAnsi" w:cstheme="minorHAnsi"/>
        </w:rPr>
        <w:t xml:space="preserve"> for Integration of HPE 3PAR Containerized Plugin with </w:t>
      </w:r>
      <w:r w:rsidR="00CB2ACE">
        <w:rPr>
          <w:rFonts w:asciiTheme="minorHAnsi" w:hAnsiTheme="minorHAnsi" w:cstheme="minorHAnsi"/>
        </w:rPr>
        <w:t xml:space="preserve">RedHat </w:t>
      </w:r>
      <w:r w:rsidR="00E0781A">
        <w:rPr>
          <w:rFonts w:asciiTheme="minorHAnsi" w:hAnsiTheme="minorHAnsi" w:cstheme="minorHAnsi"/>
        </w:rPr>
        <w:t>OpenShift 3.7/Kubernetes</w:t>
      </w:r>
      <w:r w:rsidR="00D67AC2">
        <w:rPr>
          <w:rFonts w:asciiTheme="minorHAnsi" w:hAnsiTheme="minorHAnsi" w:cstheme="minorHAnsi"/>
        </w:rPr>
        <w:t xml:space="preserve"> 1.7</w:t>
      </w:r>
    </w:p>
    <w:p w14:paraId="64A87829" w14:textId="77777777" w:rsidR="00EE741A" w:rsidRDefault="00EE741A" w:rsidP="00EE741A">
      <w:pPr>
        <w:pStyle w:val="CoverSubtitle"/>
        <w:ind w:left="900"/>
      </w:pPr>
    </w:p>
    <w:p w14:paraId="64A8782A" w14:textId="77777777" w:rsidR="000E0593" w:rsidRDefault="000E0593" w:rsidP="00207A85">
      <w:pPr>
        <w:ind w:left="900"/>
        <w:sectPr w:rsidR="000E0593" w:rsidSect="00C62B23">
          <w:headerReference w:type="even" r:id="rId12"/>
          <w:headerReference w:type="default" r:id="rId13"/>
          <w:footerReference w:type="even" r:id="rId14"/>
          <w:footerReference w:type="default" r:id="rId15"/>
          <w:headerReference w:type="first" r:id="rId16"/>
          <w:pgSz w:w="11907" w:h="16839" w:code="9"/>
          <w:pgMar w:top="1620" w:right="720" w:bottom="720" w:left="720" w:header="360" w:footer="864" w:gutter="0"/>
          <w:pgNumType w:start="1"/>
          <w:cols w:space="720"/>
          <w:formProt w:val="0"/>
          <w:noEndnote/>
          <w:titlePg/>
          <w:docGrid w:linePitch="245"/>
        </w:sectPr>
      </w:pPr>
      <w:bookmarkStart w:id="0" w:name="_Toc291058928"/>
      <w:bookmarkStart w:id="1" w:name="_Toc291058930"/>
    </w:p>
    <w:bookmarkStart w:id="2" w:name="_Toc323643100" w:displacedByCustomXml="next"/>
    <w:sdt>
      <w:sdtPr>
        <w:rPr>
          <w:rFonts w:ascii="Arial" w:eastAsia="Times New Roman" w:hAnsi="Arial" w:cs="Times New Roman"/>
          <w:color w:val="auto"/>
          <w:sz w:val="20"/>
          <w:szCs w:val="24"/>
        </w:rPr>
        <w:id w:val="-195241466"/>
        <w:docPartObj>
          <w:docPartGallery w:val="Table of Contents"/>
          <w:docPartUnique/>
        </w:docPartObj>
      </w:sdtPr>
      <w:sdtEndPr>
        <w:rPr>
          <w:rFonts w:ascii="Metric Light" w:hAnsi="Metric Light"/>
          <w:b/>
          <w:bCs/>
          <w:noProof/>
          <w:sz w:val="18"/>
        </w:rPr>
      </w:sdtEndPr>
      <w:sdtContent>
        <w:p w14:paraId="0E020633" w14:textId="0F4F8F07" w:rsidR="0071353F" w:rsidRDefault="0071353F">
          <w:pPr>
            <w:pStyle w:val="TOCHeading"/>
            <w:rPr>
              <w:rFonts w:hint="eastAsia"/>
            </w:rPr>
          </w:pPr>
          <w:r>
            <w:t>Contents</w:t>
          </w:r>
        </w:p>
        <w:p w14:paraId="7A084B86" w14:textId="77777777" w:rsidR="00E51F01" w:rsidRDefault="0071353F">
          <w:pPr>
            <w:pStyle w:val="TOC1"/>
            <w:rPr>
              <w:rFonts w:asciiTheme="minorHAnsi" w:eastAsiaTheme="minorEastAsia" w:hAnsiTheme="minorHAnsi" w:cstheme="minorBidi"/>
              <w:sz w:val="22"/>
              <w:szCs w:val="22"/>
              <w:lang w:val="en-GB" w:eastAsia="en-GB"/>
            </w:rPr>
          </w:pPr>
          <w:r>
            <w:fldChar w:fldCharType="begin"/>
          </w:r>
          <w:r>
            <w:instrText xml:space="preserve"> TOC \o "1-3" \h \z \u </w:instrText>
          </w:r>
          <w:r>
            <w:fldChar w:fldCharType="separate"/>
          </w:r>
          <w:hyperlink w:anchor="_Toc514256977" w:history="1">
            <w:r w:rsidR="00E51F01" w:rsidRPr="00A6077F">
              <w:rPr>
                <w:rStyle w:val="Hyperlink"/>
              </w:rPr>
              <w:t>Introduction</w:t>
            </w:r>
            <w:r w:rsidR="00E51F01">
              <w:rPr>
                <w:webHidden/>
              </w:rPr>
              <w:tab/>
            </w:r>
            <w:r w:rsidR="00E51F01">
              <w:rPr>
                <w:webHidden/>
              </w:rPr>
              <w:fldChar w:fldCharType="begin"/>
            </w:r>
            <w:r w:rsidR="00E51F01">
              <w:rPr>
                <w:webHidden/>
              </w:rPr>
              <w:instrText xml:space="preserve"> PAGEREF _Toc514256977 \h </w:instrText>
            </w:r>
            <w:r w:rsidR="00E51F01">
              <w:rPr>
                <w:webHidden/>
              </w:rPr>
            </w:r>
            <w:r w:rsidR="00E51F01">
              <w:rPr>
                <w:webHidden/>
              </w:rPr>
              <w:fldChar w:fldCharType="separate"/>
            </w:r>
            <w:r w:rsidR="00E51F01">
              <w:rPr>
                <w:webHidden/>
              </w:rPr>
              <w:t>4</w:t>
            </w:r>
            <w:r w:rsidR="00E51F01">
              <w:rPr>
                <w:webHidden/>
              </w:rPr>
              <w:fldChar w:fldCharType="end"/>
            </w:r>
          </w:hyperlink>
        </w:p>
        <w:p w14:paraId="2B4641C0" w14:textId="77777777" w:rsidR="00E51F01" w:rsidRDefault="00E51F01">
          <w:pPr>
            <w:pStyle w:val="TOC1"/>
            <w:rPr>
              <w:rFonts w:asciiTheme="minorHAnsi" w:eastAsiaTheme="minorEastAsia" w:hAnsiTheme="minorHAnsi" w:cstheme="minorBidi"/>
              <w:sz w:val="22"/>
              <w:szCs w:val="22"/>
              <w:lang w:val="en-GB" w:eastAsia="en-GB"/>
            </w:rPr>
          </w:pPr>
          <w:hyperlink w:anchor="_Toc514256978" w:history="1">
            <w:r w:rsidRPr="00A6077F">
              <w:rPr>
                <w:rStyle w:val="Hyperlink"/>
              </w:rPr>
              <w:t>Before you begin:</w:t>
            </w:r>
            <w:r>
              <w:rPr>
                <w:webHidden/>
              </w:rPr>
              <w:tab/>
            </w:r>
            <w:r>
              <w:rPr>
                <w:webHidden/>
              </w:rPr>
              <w:fldChar w:fldCharType="begin"/>
            </w:r>
            <w:r>
              <w:rPr>
                <w:webHidden/>
              </w:rPr>
              <w:instrText xml:space="preserve"> PAGEREF _Toc514256978 \h </w:instrText>
            </w:r>
            <w:r>
              <w:rPr>
                <w:webHidden/>
              </w:rPr>
            </w:r>
            <w:r>
              <w:rPr>
                <w:webHidden/>
              </w:rPr>
              <w:fldChar w:fldCharType="separate"/>
            </w:r>
            <w:r>
              <w:rPr>
                <w:webHidden/>
              </w:rPr>
              <w:t>4</w:t>
            </w:r>
            <w:r>
              <w:rPr>
                <w:webHidden/>
              </w:rPr>
              <w:fldChar w:fldCharType="end"/>
            </w:r>
          </w:hyperlink>
        </w:p>
        <w:p w14:paraId="41553625" w14:textId="77777777" w:rsidR="00E51F01" w:rsidRDefault="00E51F01">
          <w:pPr>
            <w:pStyle w:val="TOC1"/>
            <w:rPr>
              <w:rFonts w:asciiTheme="minorHAnsi" w:eastAsiaTheme="minorEastAsia" w:hAnsiTheme="minorHAnsi" w:cstheme="minorBidi"/>
              <w:sz w:val="22"/>
              <w:szCs w:val="22"/>
              <w:lang w:val="en-GB" w:eastAsia="en-GB"/>
            </w:rPr>
          </w:pPr>
          <w:hyperlink w:anchor="_Toc514256979" w:history="1">
            <w:r w:rsidRPr="00A6077F">
              <w:rPr>
                <w:rStyle w:val="Hyperlink"/>
              </w:rPr>
              <w:t>Support Matrix for Kubernetes and Openshift 3.7</w:t>
            </w:r>
            <w:r>
              <w:rPr>
                <w:webHidden/>
              </w:rPr>
              <w:tab/>
            </w:r>
            <w:r>
              <w:rPr>
                <w:webHidden/>
              </w:rPr>
              <w:fldChar w:fldCharType="begin"/>
            </w:r>
            <w:r>
              <w:rPr>
                <w:webHidden/>
              </w:rPr>
              <w:instrText xml:space="preserve"> PAGEREF _Toc514256979 \h </w:instrText>
            </w:r>
            <w:r>
              <w:rPr>
                <w:webHidden/>
              </w:rPr>
            </w:r>
            <w:r>
              <w:rPr>
                <w:webHidden/>
              </w:rPr>
              <w:fldChar w:fldCharType="separate"/>
            </w:r>
            <w:r>
              <w:rPr>
                <w:webHidden/>
              </w:rPr>
              <w:t>4</w:t>
            </w:r>
            <w:r>
              <w:rPr>
                <w:webHidden/>
              </w:rPr>
              <w:fldChar w:fldCharType="end"/>
            </w:r>
          </w:hyperlink>
        </w:p>
        <w:p w14:paraId="7D0B09A5" w14:textId="77777777" w:rsidR="00E51F01" w:rsidRDefault="00E51F01">
          <w:pPr>
            <w:pStyle w:val="TOC1"/>
            <w:rPr>
              <w:rFonts w:asciiTheme="minorHAnsi" w:eastAsiaTheme="minorEastAsia" w:hAnsiTheme="minorHAnsi" w:cstheme="minorBidi"/>
              <w:sz w:val="22"/>
              <w:szCs w:val="22"/>
              <w:lang w:val="en-GB" w:eastAsia="en-GB"/>
            </w:rPr>
          </w:pPr>
          <w:hyperlink w:anchor="_Toc514256980" w:history="1">
            <w:r w:rsidRPr="00A6077F">
              <w:rPr>
                <w:rStyle w:val="Hyperlink"/>
              </w:rPr>
              <w:t>Deploying the HPE 3PAR Volume Plug-in for Docker as Docker Container (Containerized Plug-in) in Kubernetes/OpenShift</w:t>
            </w:r>
            <w:r>
              <w:rPr>
                <w:webHidden/>
              </w:rPr>
              <w:tab/>
            </w:r>
            <w:r>
              <w:rPr>
                <w:webHidden/>
              </w:rPr>
              <w:fldChar w:fldCharType="begin"/>
            </w:r>
            <w:r>
              <w:rPr>
                <w:webHidden/>
              </w:rPr>
              <w:instrText xml:space="preserve"> PAGEREF _Toc514256980 \h </w:instrText>
            </w:r>
            <w:r>
              <w:rPr>
                <w:webHidden/>
              </w:rPr>
            </w:r>
            <w:r>
              <w:rPr>
                <w:webHidden/>
              </w:rPr>
              <w:fldChar w:fldCharType="separate"/>
            </w:r>
            <w:r>
              <w:rPr>
                <w:webHidden/>
              </w:rPr>
              <w:t>5</w:t>
            </w:r>
            <w:r>
              <w:rPr>
                <w:webHidden/>
              </w:rPr>
              <w:fldChar w:fldCharType="end"/>
            </w:r>
          </w:hyperlink>
        </w:p>
        <w:p w14:paraId="2B7E07D6" w14:textId="77777777" w:rsidR="00E51F01" w:rsidRDefault="00E51F01">
          <w:pPr>
            <w:pStyle w:val="TOC2"/>
            <w:rPr>
              <w:rFonts w:asciiTheme="minorHAnsi" w:eastAsiaTheme="minorEastAsia" w:hAnsiTheme="minorHAnsi" w:cstheme="minorBidi"/>
              <w:sz w:val="22"/>
              <w:szCs w:val="22"/>
              <w:lang w:val="en-GB" w:eastAsia="en-GB"/>
            </w:rPr>
          </w:pPr>
          <w:hyperlink w:anchor="_Toc514256981" w:history="1">
            <w:r w:rsidRPr="00A6077F">
              <w:rPr>
                <w:rStyle w:val="Hyperlink"/>
              </w:rPr>
              <w:t>Configuring etcd</w:t>
            </w:r>
            <w:r>
              <w:rPr>
                <w:webHidden/>
              </w:rPr>
              <w:tab/>
            </w:r>
            <w:r>
              <w:rPr>
                <w:webHidden/>
              </w:rPr>
              <w:fldChar w:fldCharType="begin"/>
            </w:r>
            <w:r>
              <w:rPr>
                <w:webHidden/>
              </w:rPr>
              <w:instrText xml:space="preserve"> PAGEREF _Toc514256981 \h </w:instrText>
            </w:r>
            <w:r>
              <w:rPr>
                <w:webHidden/>
              </w:rPr>
            </w:r>
            <w:r>
              <w:rPr>
                <w:webHidden/>
              </w:rPr>
              <w:fldChar w:fldCharType="separate"/>
            </w:r>
            <w:r>
              <w:rPr>
                <w:webHidden/>
              </w:rPr>
              <w:t>5</w:t>
            </w:r>
            <w:r>
              <w:rPr>
                <w:webHidden/>
              </w:rPr>
              <w:fldChar w:fldCharType="end"/>
            </w:r>
          </w:hyperlink>
        </w:p>
        <w:p w14:paraId="1CFF7130" w14:textId="77777777" w:rsidR="00E51F01" w:rsidRDefault="00E51F01">
          <w:pPr>
            <w:pStyle w:val="TOC2"/>
            <w:rPr>
              <w:rFonts w:asciiTheme="minorHAnsi" w:eastAsiaTheme="minorEastAsia" w:hAnsiTheme="minorHAnsi" w:cstheme="minorBidi"/>
              <w:sz w:val="22"/>
              <w:szCs w:val="22"/>
              <w:lang w:val="en-GB" w:eastAsia="en-GB"/>
            </w:rPr>
          </w:pPr>
          <w:hyperlink w:anchor="_Toc514256982" w:history="1">
            <w:r w:rsidRPr="00A6077F">
              <w:rPr>
                <w:rStyle w:val="Hyperlink"/>
              </w:rPr>
              <w:t>Installing the HPE 3PAR Volume Plug-in for Docker (Containerized Plug-in) in Kubernetes or OpenShift:</w:t>
            </w:r>
            <w:r>
              <w:rPr>
                <w:webHidden/>
              </w:rPr>
              <w:tab/>
            </w:r>
            <w:r>
              <w:rPr>
                <w:webHidden/>
              </w:rPr>
              <w:fldChar w:fldCharType="begin"/>
            </w:r>
            <w:r>
              <w:rPr>
                <w:webHidden/>
              </w:rPr>
              <w:instrText xml:space="preserve"> PAGEREF _Toc514256982 \h </w:instrText>
            </w:r>
            <w:r>
              <w:rPr>
                <w:webHidden/>
              </w:rPr>
            </w:r>
            <w:r>
              <w:rPr>
                <w:webHidden/>
              </w:rPr>
              <w:fldChar w:fldCharType="separate"/>
            </w:r>
            <w:r>
              <w:rPr>
                <w:webHidden/>
              </w:rPr>
              <w:t>5</w:t>
            </w:r>
            <w:r>
              <w:rPr>
                <w:webHidden/>
              </w:rPr>
              <w:fldChar w:fldCharType="end"/>
            </w:r>
          </w:hyperlink>
        </w:p>
        <w:p w14:paraId="0EA60D1E" w14:textId="77777777" w:rsidR="00E51F01" w:rsidRDefault="00E51F01">
          <w:pPr>
            <w:pStyle w:val="TOC1"/>
            <w:rPr>
              <w:rFonts w:asciiTheme="minorHAnsi" w:eastAsiaTheme="minorEastAsia" w:hAnsiTheme="minorHAnsi" w:cstheme="minorBidi"/>
              <w:sz w:val="22"/>
              <w:szCs w:val="22"/>
              <w:lang w:val="en-GB" w:eastAsia="en-GB"/>
            </w:rPr>
          </w:pPr>
          <w:hyperlink w:anchor="_Toc514256983" w:history="1">
            <w:r w:rsidRPr="00A6077F">
              <w:rPr>
                <w:rStyle w:val="Hyperlink"/>
              </w:rPr>
              <w:t>Usage of the HPE 3PAR Volume Plug-in for Docker in Kubernetes/OpenShift</w:t>
            </w:r>
            <w:r>
              <w:rPr>
                <w:webHidden/>
              </w:rPr>
              <w:tab/>
            </w:r>
            <w:r>
              <w:rPr>
                <w:webHidden/>
              </w:rPr>
              <w:fldChar w:fldCharType="begin"/>
            </w:r>
            <w:r>
              <w:rPr>
                <w:webHidden/>
              </w:rPr>
              <w:instrText xml:space="preserve"> PAGEREF _Toc514256983 \h </w:instrText>
            </w:r>
            <w:r>
              <w:rPr>
                <w:webHidden/>
              </w:rPr>
            </w:r>
            <w:r>
              <w:rPr>
                <w:webHidden/>
              </w:rPr>
              <w:fldChar w:fldCharType="separate"/>
            </w:r>
            <w:r>
              <w:rPr>
                <w:webHidden/>
              </w:rPr>
              <w:t>9</w:t>
            </w:r>
            <w:r>
              <w:rPr>
                <w:webHidden/>
              </w:rPr>
              <w:fldChar w:fldCharType="end"/>
            </w:r>
          </w:hyperlink>
        </w:p>
        <w:p w14:paraId="1351E0BD" w14:textId="77777777" w:rsidR="00E51F01" w:rsidRDefault="00E51F01">
          <w:pPr>
            <w:pStyle w:val="TOC1"/>
            <w:rPr>
              <w:rFonts w:asciiTheme="minorHAnsi" w:eastAsiaTheme="minorEastAsia" w:hAnsiTheme="minorHAnsi" w:cstheme="minorBidi"/>
              <w:sz w:val="22"/>
              <w:szCs w:val="22"/>
              <w:lang w:val="en-GB" w:eastAsia="en-GB"/>
            </w:rPr>
          </w:pPr>
          <w:hyperlink w:anchor="_Toc514256984" w:history="1">
            <w:r w:rsidRPr="00A6077F">
              <w:rPr>
                <w:rStyle w:val="Hyperlink"/>
              </w:rPr>
              <w:t>Appendix</w:t>
            </w:r>
            <w:r>
              <w:rPr>
                <w:webHidden/>
              </w:rPr>
              <w:tab/>
            </w:r>
            <w:r>
              <w:rPr>
                <w:webHidden/>
              </w:rPr>
              <w:fldChar w:fldCharType="begin"/>
            </w:r>
            <w:r>
              <w:rPr>
                <w:webHidden/>
              </w:rPr>
              <w:instrText xml:space="preserve"> PAGEREF _Toc514256984 \h </w:instrText>
            </w:r>
            <w:r>
              <w:rPr>
                <w:webHidden/>
              </w:rPr>
            </w:r>
            <w:r>
              <w:rPr>
                <w:webHidden/>
              </w:rPr>
              <w:fldChar w:fldCharType="separate"/>
            </w:r>
            <w:r>
              <w:rPr>
                <w:webHidden/>
              </w:rPr>
              <w:t>12</w:t>
            </w:r>
            <w:r>
              <w:rPr>
                <w:webHidden/>
              </w:rPr>
              <w:fldChar w:fldCharType="end"/>
            </w:r>
          </w:hyperlink>
        </w:p>
        <w:p w14:paraId="472765E9" w14:textId="77777777" w:rsidR="00E51F01" w:rsidRDefault="00E51F01">
          <w:pPr>
            <w:pStyle w:val="TOC3"/>
            <w:rPr>
              <w:rFonts w:asciiTheme="minorHAnsi" w:eastAsiaTheme="minorEastAsia" w:hAnsiTheme="minorHAnsi" w:cstheme="minorBidi"/>
              <w:noProof/>
              <w:sz w:val="22"/>
              <w:szCs w:val="22"/>
              <w:lang w:val="en-GB" w:eastAsia="en-GB"/>
            </w:rPr>
          </w:pPr>
          <w:hyperlink w:anchor="_Toc514256985" w:history="1">
            <w:r w:rsidRPr="00A6077F">
              <w:rPr>
                <w:rStyle w:val="Hyperlink"/>
                <w:noProof/>
              </w:rPr>
              <w:t>Restarting the plugin</w:t>
            </w:r>
            <w:r>
              <w:rPr>
                <w:noProof/>
                <w:webHidden/>
              </w:rPr>
              <w:tab/>
            </w:r>
            <w:r>
              <w:rPr>
                <w:noProof/>
                <w:webHidden/>
              </w:rPr>
              <w:fldChar w:fldCharType="begin"/>
            </w:r>
            <w:r>
              <w:rPr>
                <w:noProof/>
                <w:webHidden/>
              </w:rPr>
              <w:instrText xml:space="preserve"> PAGEREF _Toc514256985 \h </w:instrText>
            </w:r>
            <w:r>
              <w:rPr>
                <w:noProof/>
                <w:webHidden/>
              </w:rPr>
            </w:r>
            <w:r>
              <w:rPr>
                <w:noProof/>
                <w:webHidden/>
              </w:rPr>
              <w:fldChar w:fldCharType="separate"/>
            </w:r>
            <w:r>
              <w:rPr>
                <w:noProof/>
                <w:webHidden/>
              </w:rPr>
              <w:t>12</w:t>
            </w:r>
            <w:r>
              <w:rPr>
                <w:noProof/>
                <w:webHidden/>
              </w:rPr>
              <w:fldChar w:fldCharType="end"/>
            </w:r>
          </w:hyperlink>
        </w:p>
        <w:p w14:paraId="4D7D7EC6" w14:textId="77777777" w:rsidR="00E51F01" w:rsidRDefault="00E51F01">
          <w:pPr>
            <w:pStyle w:val="TOC3"/>
            <w:rPr>
              <w:rFonts w:asciiTheme="minorHAnsi" w:eastAsiaTheme="minorEastAsia" w:hAnsiTheme="minorHAnsi" w:cstheme="minorBidi"/>
              <w:noProof/>
              <w:sz w:val="22"/>
              <w:szCs w:val="22"/>
              <w:lang w:val="en-GB" w:eastAsia="en-GB"/>
            </w:rPr>
          </w:pPr>
          <w:hyperlink w:anchor="_Toc514256986" w:history="1">
            <w:r w:rsidRPr="00A6077F">
              <w:rPr>
                <w:rStyle w:val="Hyperlink"/>
                <w:noProof/>
              </w:rPr>
              <w:t>Usage</w:t>
            </w:r>
            <w:r>
              <w:rPr>
                <w:noProof/>
                <w:webHidden/>
              </w:rPr>
              <w:tab/>
            </w:r>
            <w:r>
              <w:rPr>
                <w:noProof/>
                <w:webHidden/>
              </w:rPr>
              <w:fldChar w:fldCharType="begin"/>
            </w:r>
            <w:r>
              <w:rPr>
                <w:noProof/>
                <w:webHidden/>
              </w:rPr>
              <w:instrText xml:space="preserve"> PAGEREF _Toc514256986 \h </w:instrText>
            </w:r>
            <w:r>
              <w:rPr>
                <w:noProof/>
                <w:webHidden/>
              </w:rPr>
            </w:r>
            <w:r>
              <w:rPr>
                <w:noProof/>
                <w:webHidden/>
              </w:rPr>
              <w:fldChar w:fldCharType="separate"/>
            </w:r>
            <w:r>
              <w:rPr>
                <w:noProof/>
                <w:webHidden/>
              </w:rPr>
              <w:t>12</w:t>
            </w:r>
            <w:r>
              <w:rPr>
                <w:noProof/>
                <w:webHidden/>
              </w:rPr>
              <w:fldChar w:fldCharType="end"/>
            </w:r>
          </w:hyperlink>
        </w:p>
        <w:p w14:paraId="627557AE" w14:textId="77777777" w:rsidR="00E51F01" w:rsidRDefault="00E51F01">
          <w:pPr>
            <w:pStyle w:val="TOC2"/>
            <w:rPr>
              <w:rFonts w:asciiTheme="minorHAnsi" w:eastAsiaTheme="minorEastAsia" w:hAnsiTheme="minorHAnsi" w:cstheme="minorBidi"/>
              <w:sz w:val="22"/>
              <w:szCs w:val="22"/>
              <w:lang w:val="en-GB" w:eastAsia="en-GB"/>
            </w:rPr>
          </w:pPr>
          <w:hyperlink w:anchor="_Toc514256987" w:history="1">
            <w:r w:rsidRPr="00A6077F">
              <w:rPr>
                <w:rStyle w:val="Hyperlink"/>
              </w:rPr>
              <w:t>Learn more visit</w:t>
            </w:r>
            <w:r>
              <w:rPr>
                <w:webHidden/>
              </w:rPr>
              <w:tab/>
            </w:r>
            <w:r>
              <w:rPr>
                <w:webHidden/>
              </w:rPr>
              <w:fldChar w:fldCharType="begin"/>
            </w:r>
            <w:r>
              <w:rPr>
                <w:webHidden/>
              </w:rPr>
              <w:instrText xml:space="preserve"> PAGEREF _Toc514256987 \h </w:instrText>
            </w:r>
            <w:r>
              <w:rPr>
                <w:webHidden/>
              </w:rPr>
            </w:r>
            <w:r>
              <w:rPr>
                <w:webHidden/>
              </w:rPr>
              <w:fldChar w:fldCharType="separate"/>
            </w:r>
            <w:r>
              <w:rPr>
                <w:webHidden/>
              </w:rPr>
              <w:t>12</w:t>
            </w:r>
            <w:r>
              <w:rPr>
                <w:webHidden/>
              </w:rPr>
              <w:fldChar w:fldCharType="end"/>
            </w:r>
          </w:hyperlink>
        </w:p>
        <w:p w14:paraId="7EB47A89" w14:textId="06A55236" w:rsidR="0071353F" w:rsidRDefault="0071353F">
          <w:r>
            <w:rPr>
              <w:b/>
              <w:bCs/>
              <w:noProof/>
            </w:rPr>
            <w:fldChar w:fldCharType="end"/>
          </w:r>
        </w:p>
      </w:sdtContent>
    </w:sdt>
    <w:p w14:paraId="0D047246" w14:textId="77777777" w:rsidR="00E0781A" w:rsidRDefault="00E0781A" w:rsidP="007F4368">
      <w:pPr>
        <w:pStyle w:val="Heading1"/>
        <w:rPr>
          <w:szCs w:val="28"/>
        </w:rPr>
      </w:pPr>
    </w:p>
    <w:p w14:paraId="7B8E58A5" w14:textId="77777777" w:rsidR="00E0781A" w:rsidRDefault="00E0781A" w:rsidP="007F4368">
      <w:pPr>
        <w:pStyle w:val="Heading1"/>
        <w:rPr>
          <w:szCs w:val="28"/>
        </w:rPr>
      </w:pPr>
    </w:p>
    <w:p w14:paraId="1EEBBA17" w14:textId="77777777" w:rsidR="00E0781A" w:rsidRDefault="00E0781A" w:rsidP="007F4368">
      <w:pPr>
        <w:pStyle w:val="Heading1"/>
        <w:rPr>
          <w:szCs w:val="28"/>
        </w:rPr>
      </w:pPr>
    </w:p>
    <w:p w14:paraId="544EB97B" w14:textId="77777777" w:rsidR="00E0781A" w:rsidRDefault="00E0781A" w:rsidP="007F4368">
      <w:pPr>
        <w:pStyle w:val="Heading1"/>
        <w:rPr>
          <w:szCs w:val="28"/>
        </w:rPr>
      </w:pPr>
    </w:p>
    <w:p w14:paraId="6B2E7534" w14:textId="77777777" w:rsidR="00E0781A" w:rsidRDefault="00E0781A" w:rsidP="007F4368">
      <w:pPr>
        <w:pStyle w:val="Heading1"/>
        <w:rPr>
          <w:szCs w:val="28"/>
        </w:rPr>
      </w:pPr>
    </w:p>
    <w:p w14:paraId="70533DB4" w14:textId="77777777" w:rsidR="00E0781A" w:rsidRDefault="00E0781A" w:rsidP="007F4368">
      <w:pPr>
        <w:pStyle w:val="Heading1"/>
        <w:rPr>
          <w:szCs w:val="28"/>
        </w:rPr>
      </w:pPr>
    </w:p>
    <w:p w14:paraId="44731F4C" w14:textId="77777777" w:rsidR="00E0781A" w:rsidRDefault="00E0781A" w:rsidP="007F4368">
      <w:pPr>
        <w:pStyle w:val="Heading1"/>
        <w:rPr>
          <w:szCs w:val="28"/>
        </w:rPr>
      </w:pPr>
    </w:p>
    <w:p w14:paraId="0F8478A9" w14:textId="77777777" w:rsidR="00E0781A" w:rsidRDefault="00E0781A" w:rsidP="007F4368">
      <w:pPr>
        <w:pStyle w:val="Heading1"/>
        <w:rPr>
          <w:szCs w:val="28"/>
        </w:rPr>
      </w:pPr>
    </w:p>
    <w:p w14:paraId="68159AE6" w14:textId="77777777" w:rsidR="00E0781A" w:rsidRDefault="00E0781A" w:rsidP="007F4368">
      <w:pPr>
        <w:pStyle w:val="Heading1"/>
        <w:rPr>
          <w:szCs w:val="28"/>
        </w:rPr>
      </w:pPr>
    </w:p>
    <w:p w14:paraId="1FE4498A" w14:textId="77777777" w:rsidR="00E0781A" w:rsidRDefault="00E0781A" w:rsidP="007F4368">
      <w:pPr>
        <w:pStyle w:val="Heading1"/>
        <w:rPr>
          <w:szCs w:val="28"/>
        </w:rPr>
      </w:pPr>
    </w:p>
    <w:p w14:paraId="615ABFEA" w14:textId="77777777" w:rsidR="00E0781A" w:rsidRDefault="00E0781A" w:rsidP="00E0781A"/>
    <w:p w14:paraId="7181576F" w14:textId="77777777" w:rsidR="00E0781A" w:rsidRPr="00E0781A" w:rsidRDefault="00E0781A" w:rsidP="00E0781A"/>
    <w:p w14:paraId="13E600C3" w14:textId="77777777" w:rsidR="00E0781A" w:rsidRDefault="00E0781A" w:rsidP="007F4368">
      <w:pPr>
        <w:pStyle w:val="Heading1"/>
        <w:rPr>
          <w:szCs w:val="28"/>
        </w:rPr>
      </w:pPr>
    </w:p>
    <w:p w14:paraId="548D8D6E" w14:textId="77777777" w:rsidR="00383D31" w:rsidRDefault="00383D31" w:rsidP="00383D31"/>
    <w:p w14:paraId="55779910" w14:textId="77777777" w:rsidR="00383D31" w:rsidRDefault="00383D31" w:rsidP="00383D31"/>
    <w:p w14:paraId="6837EE6D" w14:textId="77777777" w:rsidR="00383D31" w:rsidRDefault="00383D31" w:rsidP="00383D31"/>
    <w:p w14:paraId="44C2AFDA" w14:textId="77777777" w:rsidR="00383D31" w:rsidRDefault="00383D31" w:rsidP="00383D31"/>
    <w:p w14:paraId="1963F0F6" w14:textId="77777777" w:rsidR="00FE0C83" w:rsidRDefault="00FE0C83" w:rsidP="00383D31"/>
    <w:p w14:paraId="2A1FCD0F" w14:textId="77777777" w:rsidR="00FE0C83" w:rsidRDefault="00FE0C83" w:rsidP="00383D31"/>
    <w:p w14:paraId="7BE11961" w14:textId="3F9A5AAE" w:rsidR="001E7A4F" w:rsidRDefault="001E7A4F">
      <w:r>
        <w:br w:type="page"/>
      </w:r>
    </w:p>
    <w:p w14:paraId="64A8787B" w14:textId="26B6F7A4" w:rsidR="007B6548" w:rsidRPr="000A1A61" w:rsidRDefault="00E0781A" w:rsidP="007F4368">
      <w:pPr>
        <w:pStyle w:val="Heading1"/>
        <w:rPr>
          <w:b w:val="0"/>
          <w:color w:val="auto"/>
          <w:sz w:val="20"/>
          <w:szCs w:val="18"/>
        </w:rPr>
      </w:pPr>
      <w:bookmarkStart w:id="3" w:name="_Toc514256977"/>
      <w:r>
        <w:rPr>
          <w:szCs w:val="28"/>
        </w:rPr>
        <w:lastRenderedPageBreak/>
        <w:t>Introduction</w:t>
      </w:r>
      <w:bookmarkEnd w:id="3"/>
    </w:p>
    <w:p w14:paraId="1A4C2592" w14:textId="77777777" w:rsidR="00D3013B" w:rsidRDefault="00D3013B" w:rsidP="00D3013B">
      <w:pPr>
        <w:jc w:val="both"/>
        <w:rPr>
          <w:rFonts w:ascii="Arial Bold" w:hAnsi="Arial Bold"/>
          <w:noProof/>
          <w:sz w:val="20"/>
          <w:szCs w:val="18"/>
        </w:rPr>
      </w:pPr>
      <w:bookmarkStart w:id="4" w:name="_Toc421625776"/>
      <w:bookmarkStart w:id="5" w:name="_Toc421627398"/>
      <w:bookmarkStart w:id="6" w:name="_Toc428945773"/>
    </w:p>
    <w:p w14:paraId="1E21677D" w14:textId="2E868556" w:rsidR="00E0781A" w:rsidRPr="00391C40" w:rsidRDefault="00E0781A" w:rsidP="00391C40">
      <w:pPr>
        <w:rPr>
          <w:rFonts w:asciiTheme="minorHAnsi" w:hAnsiTheme="minorHAnsi" w:cstheme="minorHAnsi"/>
          <w:noProof/>
          <w:sz w:val="20"/>
          <w:szCs w:val="18"/>
        </w:rPr>
      </w:pPr>
      <w:r w:rsidRPr="00391C40">
        <w:rPr>
          <w:rFonts w:asciiTheme="minorHAnsi" w:hAnsiTheme="minorHAnsi" w:cstheme="minorHAnsi"/>
          <w:noProof/>
          <w:sz w:val="20"/>
          <w:szCs w:val="18"/>
        </w:rPr>
        <w:t xml:space="preserve">This document </w:t>
      </w:r>
      <w:r w:rsidR="003F3EEA" w:rsidRPr="00391C40">
        <w:rPr>
          <w:rFonts w:asciiTheme="minorHAnsi" w:hAnsiTheme="minorHAnsi" w:cstheme="minorHAnsi"/>
          <w:noProof/>
          <w:sz w:val="20"/>
          <w:szCs w:val="18"/>
        </w:rPr>
        <w:t>detail</w:t>
      </w:r>
      <w:r w:rsidR="00D3013B" w:rsidRPr="00391C40">
        <w:rPr>
          <w:rFonts w:asciiTheme="minorHAnsi" w:hAnsiTheme="minorHAnsi" w:cstheme="minorHAnsi"/>
          <w:noProof/>
          <w:sz w:val="20"/>
          <w:szCs w:val="18"/>
        </w:rPr>
        <w:t>s the</w:t>
      </w:r>
      <w:r w:rsidR="00391C40" w:rsidRPr="00391C40">
        <w:rPr>
          <w:rFonts w:asciiTheme="minorHAnsi" w:hAnsiTheme="minorHAnsi" w:cstheme="minorHAnsi"/>
          <w:noProof/>
          <w:sz w:val="20"/>
          <w:szCs w:val="18"/>
        </w:rPr>
        <w:t xml:space="preserve"> installation steps in order to get up and </w:t>
      </w:r>
      <w:r w:rsidR="003F3EEA" w:rsidRPr="00391C40">
        <w:rPr>
          <w:rFonts w:asciiTheme="minorHAnsi" w:hAnsiTheme="minorHAnsi" w:cstheme="minorHAnsi"/>
          <w:noProof/>
          <w:sz w:val="20"/>
          <w:szCs w:val="18"/>
        </w:rPr>
        <w:t>run</w:t>
      </w:r>
      <w:r w:rsidR="00391C40" w:rsidRPr="00391C40">
        <w:rPr>
          <w:rFonts w:asciiTheme="minorHAnsi" w:hAnsiTheme="minorHAnsi" w:cstheme="minorHAnsi"/>
          <w:noProof/>
          <w:sz w:val="20"/>
          <w:szCs w:val="18"/>
        </w:rPr>
        <w:t>ning quickly with</w:t>
      </w:r>
      <w:r w:rsidRPr="00391C40">
        <w:rPr>
          <w:rFonts w:asciiTheme="minorHAnsi" w:hAnsiTheme="minorHAnsi" w:cstheme="minorHAnsi"/>
          <w:noProof/>
          <w:sz w:val="20"/>
          <w:szCs w:val="18"/>
        </w:rPr>
        <w:t xml:space="preserve"> the</w:t>
      </w:r>
      <w:r w:rsidR="00D3013B" w:rsidRPr="00391C40">
        <w:rPr>
          <w:rFonts w:asciiTheme="minorHAnsi" w:hAnsiTheme="minorHAnsi" w:cstheme="minorHAnsi"/>
          <w:noProof/>
          <w:sz w:val="20"/>
          <w:szCs w:val="18"/>
        </w:rPr>
        <w:t xml:space="preserve"> HPE 3PAR</w:t>
      </w:r>
      <w:r w:rsidR="001E7A4F">
        <w:rPr>
          <w:rFonts w:asciiTheme="minorHAnsi" w:hAnsiTheme="minorHAnsi" w:cstheme="minorHAnsi"/>
          <w:noProof/>
          <w:sz w:val="20"/>
          <w:szCs w:val="18"/>
        </w:rPr>
        <w:t xml:space="preserve"> </w:t>
      </w:r>
      <w:r w:rsidR="00D3013B" w:rsidRPr="00391C40">
        <w:rPr>
          <w:rFonts w:asciiTheme="minorHAnsi" w:hAnsiTheme="minorHAnsi" w:cstheme="minorHAnsi"/>
          <w:noProof/>
          <w:sz w:val="20"/>
          <w:szCs w:val="18"/>
        </w:rPr>
        <w:t>Volume</w:t>
      </w:r>
      <w:r w:rsidR="00AC6164">
        <w:rPr>
          <w:rFonts w:asciiTheme="minorHAnsi" w:hAnsiTheme="minorHAnsi" w:cstheme="minorHAnsi"/>
          <w:noProof/>
          <w:sz w:val="20"/>
          <w:szCs w:val="18"/>
        </w:rPr>
        <w:t xml:space="preserve"> </w:t>
      </w:r>
      <w:r w:rsidRPr="00391C40">
        <w:rPr>
          <w:rFonts w:asciiTheme="minorHAnsi" w:hAnsiTheme="minorHAnsi" w:cstheme="minorHAnsi"/>
          <w:noProof/>
          <w:sz w:val="20"/>
          <w:szCs w:val="18"/>
        </w:rPr>
        <w:t xml:space="preserve"> Plug</w:t>
      </w:r>
      <w:r w:rsidR="00AC6164">
        <w:rPr>
          <w:rFonts w:asciiTheme="minorHAnsi" w:hAnsiTheme="minorHAnsi" w:cstheme="minorHAnsi"/>
          <w:noProof/>
          <w:sz w:val="20"/>
          <w:szCs w:val="18"/>
        </w:rPr>
        <w:t>-</w:t>
      </w:r>
      <w:r w:rsidRPr="00391C40">
        <w:rPr>
          <w:rFonts w:asciiTheme="minorHAnsi" w:hAnsiTheme="minorHAnsi" w:cstheme="minorHAnsi"/>
          <w:noProof/>
          <w:sz w:val="20"/>
          <w:szCs w:val="18"/>
        </w:rPr>
        <w:t xml:space="preserve">in </w:t>
      </w:r>
      <w:r w:rsidR="00AC6164">
        <w:rPr>
          <w:rFonts w:asciiTheme="minorHAnsi" w:hAnsiTheme="minorHAnsi" w:cstheme="minorHAnsi"/>
          <w:noProof/>
          <w:sz w:val="20"/>
          <w:szCs w:val="18"/>
        </w:rPr>
        <w:t xml:space="preserve">for Docker </w:t>
      </w:r>
      <w:r w:rsidR="001E7A4F">
        <w:rPr>
          <w:rFonts w:asciiTheme="minorHAnsi" w:hAnsiTheme="minorHAnsi" w:cstheme="minorHAnsi"/>
          <w:noProof/>
          <w:sz w:val="20"/>
          <w:szCs w:val="18"/>
        </w:rPr>
        <w:t>within a Kubernetes</w:t>
      </w:r>
      <w:r w:rsidR="00D67AC2">
        <w:rPr>
          <w:rFonts w:asciiTheme="minorHAnsi" w:hAnsiTheme="minorHAnsi" w:cstheme="minorHAnsi"/>
          <w:noProof/>
          <w:sz w:val="20"/>
          <w:szCs w:val="18"/>
        </w:rPr>
        <w:t xml:space="preserve"> 1.7</w:t>
      </w:r>
      <w:r w:rsidR="001E7A4F">
        <w:rPr>
          <w:rFonts w:asciiTheme="minorHAnsi" w:hAnsiTheme="minorHAnsi" w:cstheme="minorHAnsi"/>
          <w:noProof/>
          <w:sz w:val="20"/>
          <w:szCs w:val="18"/>
        </w:rPr>
        <w:t>/</w:t>
      </w:r>
      <w:r w:rsidR="00D67AC2">
        <w:rPr>
          <w:rFonts w:asciiTheme="minorHAnsi" w:hAnsiTheme="minorHAnsi" w:cstheme="minorHAnsi"/>
          <w:noProof/>
          <w:sz w:val="20"/>
          <w:szCs w:val="18"/>
        </w:rPr>
        <w:t>Openshift 3.7</w:t>
      </w:r>
      <w:r w:rsidR="001E7A4F">
        <w:rPr>
          <w:rFonts w:asciiTheme="minorHAnsi" w:hAnsiTheme="minorHAnsi" w:cstheme="minorHAnsi"/>
          <w:noProof/>
          <w:sz w:val="20"/>
          <w:szCs w:val="18"/>
        </w:rPr>
        <w:t xml:space="preserve"> environment.</w:t>
      </w:r>
    </w:p>
    <w:p w14:paraId="75241023" w14:textId="77777777" w:rsidR="00E0781A" w:rsidRDefault="00E0781A" w:rsidP="00E0781A"/>
    <w:p w14:paraId="20F835CB" w14:textId="515757E4" w:rsidR="004317DE" w:rsidRPr="00DE56E8" w:rsidRDefault="00081FDA" w:rsidP="00DE56E8">
      <w:pPr>
        <w:pStyle w:val="Heading1"/>
        <w:rPr>
          <w:b w:val="0"/>
          <w:szCs w:val="28"/>
        </w:rPr>
      </w:pPr>
      <w:bookmarkStart w:id="7" w:name="_Toc514256978"/>
      <w:r w:rsidRPr="00DE56E8">
        <w:rPr>
          <w:szCs w:val="28"/>
        </w:rPr>
        <w:t>Before you begin:</w:t>
      </w:r>
      <w:bookmarkEnd w:id="7"/>
    </w:p>
    <w:p w14:paraId="4B5E3D53" w14:textId="06197014" w:rsidR="00EE0AF9" w:rsidRDefault="00D00797" w:rsidP="00E0781A">
      <w:pPr>
        <w:jc w:val="both"/>
        <w:rPr>
          <w:rFonts w:ascii="Arial Bold" w:hAnsi="Arial Bold"/>
          <w:noProof/>
          <w:sz w:val="20"/>
          <w:szCs w:val="18"/>
        </w:rPr>
      </w:pPr>
      <w:r>
        <w:rPr>
          <w:rFonts w:ascii="Arial Bold" w:hAnsi="Arial Bold"/>
          <w:noProof/>
          <w:sz w:val="20"/>
          <w:szCs w:val="18"/>
        </w:rPr>
        <w:t xml:space="preserve"> </w:t>
      </w:r>
    </w:p>
    <w:p w14:paraId="61FD010A" w14:textId="25B9BFF4" w:rsidR="00391C40" w:rsidRDefault="00081FDA" w:rsidP="00D67AC2">
      <w:pPr>
        <w:pStyle w:val="ListParagraph"/>
        <w:numPr>
          <w:ilvl w:val="0"/>
          <w:numId w:val="30"/>
        </w:numPr>
        <w:spacing w:after="160"/>
        <w:jc w:val="both"/>
        <w:rPr>
          <w:rFonts w:ascii="Arial" w:hAnsi="Arial"/>
          <w:szCs w:val="18"/>
        </w:rPr>
      </w:pPr>
      <w:r>
        <w:rPr>
          <w:rFonts w:ascii="Arial" w:hAnsi="Arial"/>
          <w:szCs w:val="18"/>
        </w:rPr>
        <w:t xml:space="preserve">You need to have a </w:t>
      </w:r>
      <w:r w:rsidRPr="0051239F">
        <w:rPr>
          <w:rFonts w:ascii="Arial" w:hAnsi="Arial"/>
          <w:b/>
          <w:szCs w:val="18"/>
        </w:rPr>
        <w:t>b</w:t>
      </w:r>
      <w:r w:rsidR="00391C40" w:rsidRPr="0051239F">
        <w:rPr>
          <w:rFonts w:ascii="Arial" w:hAnsi="Arial"/>
          <w:b/>
          <w:szCs w:val="18"/>
        </w:rPr>
        <w:t>asic</w:t>
      </w:r>
      <w:r w:rsidR="00391C40">
        <w:rPr>
          <w:rFonts w:ascii="Arial" w:hAnsi="Arial"/>
          <w:szCs w:val="18"/>
        </w:rPr>
        <w:t xml:space="preserve"> knowledge of containers</w:t>
      </w:r>
    </w:p>
    <w:p w14:paraId="6205CD8E" w14:textId="77777777" w:rsidR="00D67AC2" w:rsidRPr="00D67AC2" w:rsidRDefault="00D67AC2" w:rsidP="00D67AC2">
      <w:pPr>
        <w:pStyle w:val="ListParagraph"/>
        <w:spacing w:after="160"/>
        <w:jc w:val="both"/>
        <w:rPr>
          <w:rFonts w:ascii="Arial" w:hAnsi="Arial"/>
          <w:szCs w:val="18"/>
        </w:rPr>
      </w:pPr>
    </w:p>
    <w:p w14:paraId="01BD5195" w14:textId="222F502C" w:rsidR="00D3013B" w:rsidRPr="00391C40" w:rsidRDefault="00D3013B" w:rsidP="00391C40">
      <w:pPr>
        <w:pStyle w:val="ListParagraph"/>
        <w:numPr>
          <w:ilvl w:val="0"/>
          <w:numId w:val="30"/>
        </w:numPr>
        <w:spacing w:after="240"/>
        <w:rPr>
          <w:rFonts w:ascii="Arial" w:hAnsi="Arial"/>
          <w:szCs w:val="18"/>
        </w:rPr>
      </w:pPr>
      <w:r>
        <w:rPr>
          <w:rFonts w:ascii="Arial" w:hAnsi="Arial"/>
          <w:szCs w:val="18"/>
        </w:rPr>
        <w:t>You</w:t>
      </w:r>
      <w:r w:rsidR="00F14E85" w:rsidRPr="00E0781A">
        <w:rPr>
          <w:rFonts w:ascii="Arial" w:hAnsi="Arial"/>
          <w:szCs w:val="18"/>
        </w:rPr>
        <w:t xml:space="preserve"> should have</w:t>
      </w:r>
      <w:r w:rsidR="00391C40">
        <w:rPr>
          <w:rFonts w:ascii="Arial" w:hAnsi="Arial"/>
          <w:szCs w:val="18"/>
        </w:rPr>
        <w:t xml:space="preserve"> </w:t>
      </w:r>
      <w:r>
        <w:rPr>
          <w:rFonts w:ascii="Arial" w:hAnsi="Arial"/>
          <w:szCs w:val="18"/>
        </w:rPr>
        <w:t>K</w:t>
      </w:r>
      <w:r w:rsidR="00F14E85" w:rsidRPr="00E0781A">
        <w:rPr>
          <w:rFonts w:ascii="Arial" w:hAnsi="Arial"/>
          <w:szCs w:val="18"/>
        </w:rPr>
        <w:t>ubernetes</w:t>
      </w:r>
      <w:r>
        <w:rPr>
          <w:rFonts w:ascii="Arial" w:hAnsi="Arial"/>
          <w:szCs w:val="18"/>
        </w:rPr>
        <w:t xml:space="preserve"> or OpenShift</w:t>
      </w:r>
      <w:r w:rsidR="00F14E85" w:rsidRPr="00E0781A">
        <w:rPr>
          <w:rFonts w:ascii="Arial" w:hAnsi="Arial"/>
          <w:szCs w:val="18"/>
        </w:rPr>
        <w:t xml:space="preserve"> </w:t>
      </w:r>
      <w:r>
        <w:rPr>
          <w:rFonts w:ascii="Arial" w:hAnsi="Arial"/>
          <w:szCs w:val="18"/>
        </w:rPr>
        <w:t>deployed within your environment</w:t>
      </w:r>
      <w:r w:rsidR="00F14E85" w:rsidRPr="00E0781A">
        <w:rPr>
          <w:rFonts w:ascii="Arial" w:hAnsi="Arial"/>
          <w:szCs w:val="18"/>
        </w:rPr>
        <w:t xml:space="preserve">. </w:t>
      </w:r>
      <w:r>
        <w:rPr>
          <w:rFonts w:ascii="Arial" w:hAnsi="Arial"/>
          <w:szCs w:val="18"/>
        </w:rPr>
        <w:t>If you want to learn how to deploy Kubernetes or OpenShift</w:t>
      </w:r>
      <w:r w:rsidR="00391C40">
        <w:rPr>
          <w:rFonts w:ascii="Arial" w:hAnsi="Arial"/>
          <w:szCs w:val="18"/>
        </w:rPr>
        <w:t>,</w:t>
      </w:r>
      <w:r w:rsidR="001E7A4F">
        <w:rPr>
          <w:rFonts w:ascii="Arial" w:hAnsi="Arial"/>
          <w:szCs w:val="18"/>
        </w:rPr>
        <w:t xml:space="preserve"> please refer to the</w:t>
      </w:r>
      <w:r>
        <w:rPr>
          <w:rFonts w:ascii="Arial" w:hAnsi="Arial"/>
          <w:szCs w:val="18"/>
        </w:rPr>
        <w:t xml:space="preserve"> document</w:t>
      </w:r>
      <w:r w:rsidR="001E7A4F">
        <w:rPr>
          <w:rFonts w:ascii="Arial" w:hAnsi="Arial"/>
          <w:szCs w:val="18"/>
        </w:rPr>
        <w:t>s below</w:t>
      </w:r>
      <w:r>
        <w:rPr>
          <w:rFonts w:ascii="Arial" w:hAnsi="Arial"/>
          <w:szCs w:val="18"/>
        </w:rPr>
        <w:t xml:space="preserve"> for m</w:t>
      </w:r>
      <w:r w:rsidR="00F14E85" w:rsidRPr="00E0781A">
        <w:rPr>
          <w:rFonts w:ascii="Arial" w:hAnsi="Arial"/>
          <w:szCs w:val="18"/>
        </w:rPr>
        <w:t>ore details</w:t>
      </w:r>
      <w:r w:rsidR="00391C40">
        <w:rPr>
          <w:rFonts w:ascii="Arial" w:hAnsi="Arial"/>
          <w:szCs w:val="18"/>
        </w:rPr>
        <w:t>.</w:t>
      </w:r>
      <w:r w:rsidR="00391C40">
        <w:rPr>
          <w:rFonts w:ascii="Arial" w:hAnsi="Arial"/>
          <w:szCs w:val="18"/>
        </w:rPr>
        <w:br/>
      </w:r>
      <w:r w:rsidR="00F14E85" w:rsidRPr="00391C40">
        <w:rPr>
          <w:rFonts w:ascii="Arial" w:hAnsi="Arial"/>
          <w:szCs w:val="18"/>
        </w:rPr>
        <w:t xml:space="preserve"> </w:t>
      </w:r>
    </w:p>
    <w:p w14:paraId="1473B468" w14:textId="35DCB19B" w:rsidR="00D3013B" w:rsidRPr="00D3013B" w:rsidRDefault="00D3013B" w:rsidP="00D3013B">
      <w:pPr>
        <w:pStyle w:val="ListParagraph"/>
        <w:spacing w:after="160"/>
        <w:jc w:val="both"/>
        <w:rPr>
          <w:rFonts w:ascii="Arial" w:hAnsi="Arial"/>
          <w:b/>
          <w:szCs w:val="18"/>
        </w:rPr>
      </w:pPr>
      <w:r w:rsidRPr="00D3013B">
        <w:rPr>
          <w:rFonts w:ascii="Arial" w:hAnsi="Arial"/>
          <w:b/>
          <w:szCs w:val="18"/>
        </w:rPr>
        <w:t>Kubernetes</w:t>
      </w:r>
    </w:p>
    <w:p w14:paraId="238571E5" w14:textId="77777777" w:rsidR="00F14E85" w:rsidRDefault="009532A7" w:rsidP="00D3013B">
      <w:pPr>
        <w:ind w:firstLine="720"/>
        <w:jc w:val="both"/>
        <w:rPr>
          <w:rStyle w:val="Hyperlink"/>
        </w:rPr>
      </w:pPr>
      <w:hyperlink r:id="rId17" w:history="1">
        <w:r w:rsidR="00F14E85">
          <w:rPr>
            <w:rStyle w:val="Hyperlink"/>
          </w:rPr>
          <w:t>https://kubernetes.io/docs/setup/independent/create-cluster-kubeadm/</w:t>
        </w:r>
      </w:hyperlink>
    </w:p>
    <w:p w14:paraId="6E964725" w14:textId="77777777" w:rsidR="00D3013B" w:rsidRDefault="00D3013B" w:rsidP="00D3013B">
      <w:pPr>
        <w:ind w:firstLine="720"/>
        <w:jc w:val="both"/>
        <w:rPr>
          <w:rStyle w:val="Hyperlink"/>
        </w:rPr>
      </w:pPr>
    </w:p>
    <w:p w14:paraId="16344D5B" w14:textId="6F8859B9" w:rsidR="00D3013B" w:rsidRPr="00D3013B" w:rsidRDefault="00D3013B" w:rsidP="00D3013B">
      <w:pPr>
        <w:ind w:firstLine="720"/>
        <w:jc w:val="both"/>
        <w:rPr>
          <w:rStyle w:val="Hyperlink"/>
          <w:b/>
          <w:sz w:val="20"/>
          <w:szCs w:val="20"/>
          <w:u w:val="none"/>
        </w:rPr>
      </w:pPr>
      <w:r w:rsidRPr="00D3013B">
        <w:rPr>
          <w:rStyle w:val="Hyperlink"/>
          <w:b/>
          <w:sz w:val="20"/>
          <w:szCs w:val="20"/>
          <w:u w:val="none"/>
        </w:rPr>
        <w:t>OpenShift</w:t>
      </w:r>
    </w:p>
    <w:p w14:paraId="3B04F666" w14:textId="77777777" w:rsidR="00D3013B" w:rsidRDefault="00D3013B" w:rsidP="00D3013B">
      <w:pPr>
        <w:ind w:firstLine="720"/>
        <w:jc w:val="both"/>
        <w:rPr>
          <w:rStyle w:val="Hyperlink"/>
          <w:u w:val="none"/>
        </w:rPr>
      </w:pPr>
    </w:p>
    <w:p w14:paraId="486D7D12" w14:textId="623198E7" w:rsidR="00D3013B" w:rsidRPr="00D3013B" w:rsidRDefault="009532A7" w:rsidP="00D3013B">
      <w:pPr>
        <w:ind w:firstLine="720"/>
        <w:jc w:val="both"/>
        <w:rPr>
          <w:rStyle w:val="Hyperlink"/>
          <w:u w:val="none"/>
        </w:rPr>
      </w:pPr>
      <w:hyperlink r:id="rId18" w:history="1">
        <w:r w:rsidR="00D3013B" w:rsidRPr="00D3013B">
          <w:rPr>
            <w:rStyle w:val="Hyperlink"/>
          </w:rPr>
          <w:t>https://docs.openshift.org/3.7/install_config/install/planning.html</w:t>
        </w:r>
      </w:hyperlink>
    </w:p>
    <w:p w14:paraId="2C7864AE" w14:textId="77777777" w:rsidR="00F14E85" w:rsidRDefault="00F14E85" w:rsidP="00E0781A">
      <w:pPr>
        <w:jc w:val="both"/>
        <w:rPr>
          <w:rFonts w:ascii="Arial Bold" w:hAnsi="Arial Bold"/>
          <w:noProof/>
          <w:sz w:val="20"/>
          <w:szCs w:val="18"/>
        </w:rPr>
      </w:pPr>
    </w:p>
    <w:p w14:paraId="69820513" w14:textId="58CFCAFD" w:rsidR="00F14E85" w:rsidRDefault="00C52F8E" w:rsidP="00E0781A">
      <w:pPr>
        <w:jc w:val="both"/>
        <w:rPr>
          <w:rFonts w:ascii="Arial Bold" w:hAnsi="Arial Bold"/>
          <w:noProof/>
          <w:sz w:val="20"/>
          <w:szCs w:val="18"/>
        </w:rPr>
      </w:pPr>
      <w:r>
        <w:rPr>
          <w:rFonts w:ascii="Arial Bold" w:hAnsi="Arial Bold"/>
          <w:noProof/>
          <w:sz w:val="20"/>
          <w:szCs w:val="18"/>
        </w:rPr>
        <w:tab/>
      </w:r>
    </w:p>
    <w:p w14:paraId="5CEF36B5" w14:textId="77777777" w:rsidR="00391C40" w:rsidRPr="0071353F" w:rsidRDefault="00391C40" w:rsidP="00DE56E8">
      <w:pPr>
        <w:pStyle w:val="Heading1"/>
        <w:rPr>
          <w:szCs w:val="28"/>
        </w:rPr>
      </w:pPr>
      <w:bookmarkStart w:id="8" w:name="_Toc514256979"/>
      <w:r w:rsidRPr="0071353F">
        <w:rPr>
          <w:szCs w:val="28"/>
        </w:rPr>
        <w:t>Support Matrix for Kubernetes and Openshift 3.7</w:t>
      </w:r>
      <w:bookmarkEnd w:id="8"/>
      <w:r w:rsidRPr="0071353F">
        <w:rPr>
          <w:szCs w:val="28"/>
        </w:rPr>
        <w:t xml:space="preserve"> </w:t>
      </w:r>
    </w:p>
    <w:p w14:paraId="6012A84D" w14:textId="77777777" w:rsidR="00391C40" w:rsidRPr="00FE0C83" w:rsidRDefault="00391C40" w:rsidP="00391C40">
      <w:pPr>
        <w:pStyle w:val="ListParagraph"/>
        <w:jc w:val="both"/>
        <w:rPr>
          <w:rFonts w:ascii="Arial" w:hAnsi="Arial"/>
          <w:szCs w:val="18"/>
        </w:rPr>
      </w:pPr>
    </w:p>
    <w:tbl>
      <w:tblPr>
        <w:tblStyle w:val="GridTable4-Accent2"/>
        <w:tblW w:w="7645" w:type="dxa"/>
        <w:tblLook w:val="04A0" w:firstRow="1" w:lastRow="0" w:firstColumn="1" w:lastColumn="0" w:noHBand="0" w:noVBand="1"/>
      </w:tblPr>
      <w:tblGrid>
        <w:gridCol w:w="1876"/>
        <w:gridCol w:w="1359"/>
        <w:gridCol w:w="1890"/>
        <w:gridCol w:w="2520"/>
      </w:tblGrid>
      <w:tr w:rsidR="00391C40" w:rsidRPr="00B90881" w14:paraId="6B33B80F" w14:textId="77777777" w:rsidTr="00DE56E8">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1876" w:type="dxa"/>
          </w:tcPr>
          <w:p w14:paraId="2EBACECA" w14:textId="77777777" w:rsidR="00391C40" w:rsidRPr="00B90881" w:rsidRDefault="00391C40" w:rsidP="00081FDA">
            <w:pPr>
              <w:jc w:val="both"/>
              <w:rPr>
                <w:rFonts w:ascii="Calibri" w:hAnsi="Calibri" w:cs="Calibri"/>
                <w:color w:val="1F497D"/>
              </w:rPr>
            </w:pPr>
            <w:r w:rsidRPr="00B90881">
              <w:rPr>
                <w:rFonts w:ascii="Calibri" w:hAnsi="Calibri" w:cs="Calibri"/>
                <w:color w:val="1F497D"/>
              </w:rPr>
              <w:t>Platforms</w:t>
            </w:r>
          </w:p>
        </w:tc>
        <w:tc>
          <w:tcPr>
            <w:tcW w:w="1359" w:type="dxa"/>
          </w:tcPr>
          <w:p w14:paraId="4F9BD514" w14:textId="77777777" w:rsidR="00391C40" w:rsidRDefault="00391C40" w:rsidP="00081FDA">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1F497D"/>
              </w:rPr>
            </w:pPr>
            <w:r>
              <w:rPr>
                <w:rFonts w:ascii="Calibri" w:hAnsi="Calibri" w:cs="Calibri"/>
                <w:color w:val="1F497D"/>
              </w:rPr>
              <w:t>Support for</w:t>
            </w:r>
          </w:p>
          <w:p w14:paraId="284A34DD" w14:textId="77777777" w:rsidR="00391C40" w:rsidRDefault="00391C40" w:rsidP="00081FDA">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1F497D"/>
              </w:rPr>
            </w:pPr>
            <w:r>
              <w:rPr>
                <w:rFonts w:ascii="Calibri" w:hAnsi="Calibri" w:cs="Calibri"/>
                <w:color w:val="1F497D"/>
              </w:rPr>
              <w:t>Containerized P</w:t>
            </w:r>
            <w:r w:rsidRPr="00B90881">
              <w:rPr>
                <w:rFonts w:ascii="Calibri" w:hAnsi="Calibri" w:cs="Calibri"/>
                <w:color w:val="1F497D"/>
              </w:rPr>
              <w:t xml:space="preserve">lugin </w:t>
            </w:r>
          </w:p>
          <w:p w14:paraId="41DAB889" w14:textId="77777777" w:rsidR="00391C40" w:rsidRPr="00B90881" w:rsidRDefault="00391C40" w:rsidP="00081FDA">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1F497D"/>
              </w:rPr>
            </w:pPr>
          </w:p>
        </w:tc>
        <w:tc>
          <w:tcPr>
            <w:tcW w:w="1890" w:type="dxa"/>
          </w:tcPr>
          <w:p w14:paraId="7EE626B9" w14:textId="77777777" w:rsidR="00391C40" w:rsidRPr="00B90881" w:rsidRDefault="00391C40" w:rsidP="00081FDA">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1F497D"/>
              </w:rPr>
            </w:pPr>
            <w:r w:rsidRPr="00B90881">
              <w:rPr>
                <w:rFonts w:ascii="Calibri" w:hAnsi="Calibri" w:cs="Calibri"/>
                <w:color w:val="1F497D"/>
              </w:rPr>
              <w:t>Docker Engine</w:t>
            </w:r>
            <w:r>
              <w:rPr>
                <w:rFonts w:ascii="Calibri" w:hAnsi="Calibri" w:cs="Calibri"/>
                <w:color w:val="1F497D"/>
              </w:rPr>
              <w:t xml:space="preserve"> </w:t>
            </w:r>
            <w:r w:rsidRPr="00B90881">
              <w:rPr>
                <w:rFonts w:ascii="Calibri" w:hAnsi="Calibri" w:cs="Calibri"/>
                <w:color w:val="1F497D"/>
              </w:rPr>
              <w:t>Version</w:t>
            </w:r>
          </w:p>
        </w:tc>
        <w:tc>
          <w:tcPr>
            <w:tcW w:w="2520" w:type="dxa"/>
          </w:tcPr>
          <w:p w14:paraId="5E6887EF" w14:textId="77777777" w:rsidR="00391C40" w:rsidRPr="00B90881" w:rsidRDefault="00391C40" w:rsidP="00081FDA">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1F497D"/>
              </w:rPr>
            </w:pPr>
            <w:r w:rsidRPr="00B90881">
              <w:rPr>
                <w:rFonts w:ascii="Calibri" w:hAnsi="Calibri" w:cs="Calibri"/>
                <w:color w:val="1F497D"/>
              </w:rPr>
              <w:t>HPE 3PAR OS version</w:t>
            </w:r>
          </w:p>
        </w:tc>
      </w:tr>
      <w:tr w:rsidR="00391C40" w:rsidRPr="00B90881" w14:paraId="70A87965" w14:textId="77777777" w:rsidTr="00DE56E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76" w:type="dxa"/>
          </w:tcPr>
          <w:p w14:paraId="3A29084B" w14:textId="77777777" w:rsidR="00391C40" w:rsidRPr="00B90881" w:rsidRDefault="00391C40" w:rsidP="00081FDA">
            <w:pPr>
              <w:jc w:val="both"/>
              <w:rPr>
                <w:rFonts w:ascii="Calibri" w:hAnsi="Calibri" w:cs="Calibri"/>
                <w:color w:val="1F497D"/>
              </w:rPr>
            </w:pPr>
            <w:r w:rsidRPr="00B90881">
              <w:rPr>
                <w:rFonts w:ascii="Calibri" w:hAnsi="Calibri" w:cs="Calibri"/>
                <w:color w:val="1F497D"/>
              </w:rPr>
              <w:t>Kubernetes 1.6.13</w:t>
            </w:r>
          </w:p>
        </w:tc>
        <w:tc>
          <w:tcPr>
            <w:tcW w:w="1359" w:type="dxa"/>
          </w:tcPr>
          <w:p w14:paraId="532FEE00" w14:textId="77777777" w:rsidR="00391C40" w:rsidRPr="00B90881" w:rsidRDefault="00391C40" w:rsidP="00081FDA">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1F497D"/>
              </w:rPr>
            </w:pPr>
            <w:r w:rsidRPr="00B90881">
              <w:rPr>
                <w:rFonts w:ascii="Calibri" w:hAnsi="Calibri" w:cs="Calibri"/>
                <w:color w:val="1F497D"/>
              </w:rPr>
              <w:t>Yes</w:t>
            </w:r>
          </w:p>
        </w:tc>
        <w:tc>
          <w:tcPr>
            <w:tcW w:w="1890" w:type="dxa"/>
          </w:tcPr>
          <w:p w14:paraId="70CA5E26" w14:textId="77777777" w:rsidR="00391C40" w:rsidRPr="00B90881" w:rsidRDefault="00391C40" w:rsidP="00081FDA">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1F497D"/>
              </w:rPr>
            </w:pPr>
            <w:r w:rsidRPr="00B90881">
              <w:rPr>
                <w:rFonts w:ascii="Calibri" w:hAnsi="Calibri" w:cs="Calibri"/>
                <w:color w:val="1F497D"/>
              </w:rPr>
              <w:t>1.12.6</w:t>
            </w:r>
          </w:p>
        </w:tc>
        <w:tc>
          <w:tcPr>
            <w:tcW w:w="2520" w:type="dxa"/>
          </w:tcPr>
          <w:p w14:paraId="1E8AC414" w14:textId="77777777" w:rsidR="00391C40" w:rsidRPr="00B90881" w:rsidRDefault="00391C40" w:rsidP="00081FDA">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1F497D"/>
              </w:rPr>
            </w:pPr>
            <w:r w:rsidRPr="00B90881">
              <w:rPr>
                <w:rFonts w:ascii="Calibri" w:hAnsi="Calibri" w:cs="Calibri"/>
                <w:color w:val="1F497D"/>
              </w:rPr>
              <w:t>3.2.2 MU6+ P107</w:t>
            </w:r>
          </w:p>
          <w:p w14:paraId="4C90F8E0" w14:textId="77777777" w:rsidR="00391C40" w:rsidRPr="00B90881" w:rsidRDefault="00391C40" w:rsidP="00081FDA">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1F497D"/>
              </w:rPr>
            </w:pPr>
            <w:r>
              <w:rPr>
                <w:rFonts w:ascii="Calibri" w:hAnsi="Calibri" w:cs="Calibri"/>
                <w:color w:val="1F497D"/>
              </w:rPr>
              <w:t>3.3.1 MU1, MU2</w:t>
            </w:r>
          </w:p>
        </w:tc>
      </w:tr>
      <w:tr w:rsidR="00391C40" w:rsidRPr="00B90881" w14:paraId="217A0BC1" w14:textId="77777777" w:rsidTr="00DE56E8">
        <w:trPr>
          <w:trHeight w:val="404"/>
        </w:trPr>
        <w:tc>
          <w:tcPr>
            <w:cnfStyle w:val="001000000000" w:firstRow="0" w:lastRow="0" w:firstColumn="1" w:lastColumn="0" w:oddVBand="0" w:evenVBand="0" w:oddHBand="0" w:evenHBand="0" w:firstRowFirstColumn="0" w:firstRowLastColumn="0" w:lastRowFirstColumn="0" w:lastRowLastColumn="0"/>
            <w:tcW w:w="1876" w:type="dxa"/>
          </w:tcPr>
          <w:p w14:paraId="0A461799" w14:textId="77777777" w:rsidR="00391C40" w:rsidRPr="00B90881" w:rsidRDefault="00391C40" w:rsidP="00081FDA">
            <w:pPr>
              <w:jc w:val="both"/>
              <w:rPr>
                <w:rFonts w:ascii="Calibri" w:hAnsi="Calibri" w:cs="Calibri"/>
                <w:color w:val="1F497D"/>
              </w:rPr>
            </w:pPr>
            <w:r w:rsidRPr="00B90881">
              <w:rPr>
                <w:rFonts w:ascii="Calibri" w:hAnsi="Calibri" w:cs="Calibri"/>
                <w:color w:val="1F497D"/>
              </w:rPr>
              <w:t>Kubernetes 1.7.6</w:t>
            </w:r>
          </w:p>
        </w:tc>
        <w:tc>
          <w:tcPr>
            <w:tcW w:w="1359" w:type="dxa"/>
          </w:tcPr>
          <w:p w14:paraId="3E03FE75" w14:textId="77777777" w:rsidR="00391C40" w:rsidRPr="00B90881" w:rsidRDefault="00391C40" w:rsidP="00081FDA">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1F497D"/>
              </w:rPr>
            </w:pPr>
            <w:r w:rsidRPr="00B90881">
              <w:rPr>
                <w:rFonts w:ascii="Calibri" w:hAnsi="Calibri" w:cs="Calibri"/>
                <w:color w:val="1F497D"/>
              </w:rPr>
              <w:t>Yes</w:t>
            </w:r>
          </w:p>
        </w:tc>
        <w:tc>
          <w:tcPr>
            <w:tcW w:w="1890" w:type="dxa"/>
          </w:tcPr>
          <w:p w14:paraId="3A4598FC" w14:textId="77777777" w:rsidR="00391C40" w:rsidRPr="00B90881" w:rsidRDefault="00391C40" w:rsidP="00081FDA">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1F497D"/>
              </w:rPr>
            </w:pPr>
            <w:r w:rsidRPr="00B90881">
              <w:rPr>
                <w:rFonts w:ascii="Calibri" w:hAnsi="Calibri" w:cs="Calibri"/>
                <w:color w:val="1F497D"/>
              </w:rPr>
              <w:t>1.12.6</w:t>
            </w:r>
          </w:p>
        </w:tc>
        <w:tc>
          <w:tcPr>
            <w:tcW w:w="2520" w:type="dxa"/>
          </w:tcPr>
          <w:p w14:paraId="1B0AC428" w14:textId="77777777" w:rsidR="00391C40" w:rsidRPr="00B90881" w:rsidRDefault="00391C40" w:rsidP="00081FDA">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1F497D"/>
              </w:rPr>
            </w:pPr>
            <w:r w:rsidRPr="00B90881">
              <w:rPr>
                <w:rFonts w:ascii="Calibri" w:hAnsi="Calibri" w:cs="Calibri"/>
                <w:color w:val="1F497D"/>
              </w:rPr>
              <w:t>3.2.2 MU6+ P107</w:t>
            </w:r>
          </w:p>
          <w:p w14:paraId="0713E663" w14:textId="77777777" w:rsidR="00391C40" w:rsidRPr="00B90881" w:rsidRDefault="00391C40" w:rsidP="00081FDA">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1F497D"/>
              </w:rPr>
            </w:pPr>
            <w:r>
              <w:rPr>
                <w:rFonts w:ascii="Calibri" w:hAnsi="Calibri" w:cs="Calibri"/>
                <w:color w:val="1F497D"/>
              </w:rPr>
              <w:t>3.3.1 MU1, MU2</w:t>
            </w:r>
          </w:p>
        </w:tc>
      </w:tr>
      <w:tr w:rsidR="00391C40" w:rsidRPr="00B90881" w14:paraId="5CDDEA0E" w14:textId="77777777" w:rsidTr="00DE56E8">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76" w:type="dxa"/>
          </w:tcPr>
          <w:p w14:paraId="6221AFE5" w14:textId="77777777" w:rsidR="00391C40" w:rsidRPr="00B90881" w:rsidRDefault="00391C40" w:rsidP="00081FDA">
            <w:pPr>
              <w:jc w:val="both"/>
              <w:rPr>
                <w:rFonts w:ascii="Calibri" w:hAnsi="Calibri" w:cs="Calibri"/>
                <w:color w:val="1F497D"/>
              </w:rPr>
            </w:pPr>
            <w:r w:rsidRPr="00B90881">
              <w:rPr>
                <w:rFonts w:ascii="Calibri" w:hAnsi="Calibri" w:cs="Calibri"/>
                <w:color w:val="1F497D"/>
              </w:rPr>
              <w:t>Kubernetes 1.8.9</w:t>
            </w:r>
          </w:p>
        </w:tc>
        <w:tc>
          <w:tcPr>
            <w:tcW w:w="1359" w:type="dxa"/>
          </w:tcPr>
          <w:p w14:paraId="4165DAA7" w14:textId="77777777" w:rsidR="00391C40" w:rsidRPr="00B90881" w:rsidRDefault="00391C40" w:rsidP="00081FDA">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1F497D"/>
              </w:rPr>
            </w:pPr>
            <w:r w:rsidRPr="00B90881">
              <w:rPr>
                <w:rFonts w:ascii="Calibri" w:hAnsi="Calibri" w:cs="Calibri"/>
                <w:color w:val="1F497D"/>
              </w:rPr>
              <w:t>Yes</w:t>
            </w:r>
          </w:p>
        </w:tc>
        <w:tc>
          <w:tcPr>
            <w:tcW w:w="1890" w:type="dxa"/>
          </w:tcPr>
          <w:p w14:paraId="7B82192C" w14:textId="77777777" w:rsidR="00391C40" w:rsidRPr="00B90881" w:rsidRDefault="00391C40" w:rsidP="00081FDA">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1F497D"/>
              </w:rPr>
            </w:pPr>
            <w:r w:rsidRPr="00B90881">
              <w:rPr>
                <w:rFonts w:ascii="Calibri" w:hAnsi="Calibri" w:cs="Calibri"/>
                <w:color w:val="1F497D"/>
              </w:rPr>
              <w:t>17.06</w:t>
            </w:r>
          </w:p>
        </w:tc>
        <w:tc>
          <w:tcPr>
            <w:tcW w:w="2520" w:type="dxa"/>
          </w:tcPr>
          <w:p w14:paraId="490CAB63" w14:textId="77777777" w:rsidR="00391C40" w:rsidRPr="00B90881" w:rsidRDefault="00391C40" w:rsidP="00081FDA">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1F497D"/>
              </w:rPr>
            </w:pPr>
            <w:r w:rsidRPr="00B90881">
              <w:rPr>
                <w:rFonts w:ascii="Calibri" w:hAnsi="Calibri" w:cs="Calibri"/>
                <w:color w:val="1F497D"/>
              </w:rPr>
              <w:t>3.2.2 MU6+ P107</w:t>
            </w:r>
          </w:p>
          <w:p w14:paraId="0617DF4B" w14:textId="77777777" w:rsidR="00391C40" w:rsidRPr="00B90881" w:rsidRDefault="00391C40" w:rsidP="00081FDA">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1F497D"/>
              </w:rPr>
            </w:pPr>
            <w:r>
              <w:rPr>
                <w:rFonts w:ascii="Calibri" w:hAnsi="Calibri" w:cs="Calibri"/>
                <w:color w:val="1F497D"/>
              </w:rPr>
              <w:t>3.3.1 MU1, MU2</w:t>
            </w:r>
          </w:p>
        </w:tc>
      </w:tr>
      <w:tr w:rsidR="00391C40" w:rsidRPr="00B90881" w14:paraId="07779B27" w14:textId="77777777" w:rsidTr="00DE56E8">
        <w:trPr>
          <w:trHeight w:val="422"/>
        </w:trPr>
        <w:tc>
          <w:tcPr>
            <w:cnfStyle w:val="001000000000" w:firstRow="0" w:lastRow="0" w:firstColumn="1" w:lastColumn="0" w:oddVBand="0" w:evenVBand="0" w:oddHBand="0" w:evenHBand="0" w:firstRowFirstColumn="0" w:firstRowLastColumn="0" w:lastRowFirstColumn="0" w:lastRowLastColumn="0"/>
            <w:tcW w:w="1876" w:type="dxa"/>
          </w:tcPr>
          <w:p w14:paraId="48690290" w14:textId="266C0626" w:rsidR="00391C40" w:rsidRPr="00B90881" w:rsidRDefault="00391C40" w:rsidP="00081FDA">
            <w:pPr>
              <w:jc w:val="both"/>
              <w:rPr>
                <w:rFonts w:ascii="Calibri" w:hAnsi="Calibri" w:cs="Calibri"/>
                <w:color w:val="1F497D"/>
              </w:rPr>
            </w:pPr>
            <w:r>
              <w:rPr>
                <w:rFonts w:ascii="Calibri" w:hAnsi="Calibri" w:cs="Calibri"/>
                <w:color w:val="1F497D"/>
              </w:rPr>
              <w:t>OpenShift</w:t>
            </w:r>
            <w:r w:rsidR="00D67AC2">
              <w:rPr>
                <w:rFonts w:ascii="Calibri" w:hAnsi="Calibri" w:cs="Calibri"/>
                <w:color w:val="1F497D"/>
              </w:rPr>
              <w:t xml:space="preserve"> </w:t>
            </w:r>
            <w:r w:rsidRPr="00B90881">
              <w:rPr>
                <w:rFonts w:ascii="Calibri" w:hAnsi="Calibri" w:cs="Calibri"/>
                <w:color w:val="1F497D"/>
              </w:rPr>
              <w:t>3.7</w:t>
            </w:r>
            <w:r>
              <w:rPr>
                <w:rFonts w:ascii="Calibri" w:hAnsi="Calibri" w:cs="Calibri"/>
                <w:color w:val="1F497D"/>
              </w:rPr>
              <w:t xml:space="preserve"> RPM based installation </w:t>
            </w:r>
            <w:r w:rsidRPr="00B90881">
              <w:rPr>
                <w:rFonts w:ascii="Calibri" w:hAnsi="Calibri" w:cs="Calibri"/>
                <w:color w:val="1F497D"/>
              </w:rPr>
              <w:t>(Kubernetes 1.7.6)</w:t>
            </w:r>
          </w:p>
        </w:tc>
        <w:tc>
          <w:tcPr>
            <w:tcW w:w="1359" w:type="dxa"/>
          </w:tcPr>
          <w:p w14:paraId="7F94223B" w14:textId="77777777" w:rsidR="00391C40" w:rsidRPr="00B90881" w:rsidRDefault="00391C40" w:rsidP="00081FDA">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1F497D"/>
              </w:rPr>
            </w:pPr>
            <w:r w:rsidRPr="00B90881">
              <w:rPr>
                <w:rFonts w:ascii="Calibri" w:hAnsi="Calibri" w:cs="Calibri"/>
                <w:color w:val="1F497D"/>
              </w:rPr>
              <w:t>Yes</w:t>
            </w:r>
          </w:p>
        </w:tc>
        <w:tc>
          <w:tcPr>
            <w:tcW w:w="1890" w:type="dxa"/>
          </w:tcPr>
          <w:p w14:paraId="70F21C0E" w14:textId="77777777" w:rsidR="00391C40" w:rsidRPr="00B90881" w:rsidRDefault="00391C40" w:rsidP="00081FDA">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1F497D"/>
              </w:rPr>
            </w:pPr>
            <w:r w:rsidRPr="00B90881">
              <w:rPr>
                <w:rFonts w:ascii="Calibri" w:hAnsi="Calibri" w:cs="Calibri"/>
                <w:color w:val="1F497D"/>
              </w:rPr>
              <w:t>1.12.6</w:t>
            </w:r>
          </w:p>
        </w:tc>
        <w:tc>
          <w:tcPr>
            <w:tcW w:w="2520" w:type="dxa"/>
          </w:tcPr>
          <w:p w14:paraId="132B3136" w14:textId="77777777" w:rsidR="00391C40" w:rsidRPr="00B90881" w:rsidRDefault="00391C40" w:rsidP="00081FDA">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1F497D"/>
              </w:rPr>
            </w:pPr>
            <w:r w:rsidRPr="00B90881">
              <w:rPr>
                <w:rFonts w:ascii="Calibri" w:hAnsi="Calibri" w:cs="Calibri"/>
                <w:color w:val="1F497D"/>
              </w:rPr>
              <w:t>3.2.2 MU6 + P107</w:t>
            </w:r>
          </w:p>
          <w:p w14:paraId="7B0B9C49" w14:textId="77777777" w:rsidR="00391C40" w:rsidRPr="00B90881" w:rsidRDefault="00391C40" w:rsidP="00081FDA">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1F497D"/>
              </w:rPr>
            </w:pPr>
            <w:r>
              <w:rPr>
                <w:rFonts w:ascii="Calibri" w:hAnsi="Calibri" w:cs="Calibri"/>
                <w:color w:val="1F497D"/>
              </w:rPr>
              <w:t>3.3.1 MU1, MU2</w:t>
            </w:r>
          </w:p>
        </w:tc>
      </w:tr>
    </w:tbl>
    <w:p w14:paraId="1287D9BF" w14:textId="77777777" w:rsidR="00391C40" w:rsidRDefault="00391C40" w:rsidP="00391C40">
      <w:pPr>
        <w:jc w:val="both"/>
        <w:rPr>
          <w:rFonts w:ascii="Arial" w:hAnsi="Arial"/>
          <w:b/>
          <w:sz w:val="20"/>
          <w:szCs w:val="18"/>
        </w:rPr>
      </w:pPr>
    </w:p>
    <w:p w14:paraId="00B93F2B" w14:textId="77777777" w:rsidR="00391C40" w:rsidRPr="00391C40" w:rsidRDefault="00391C40" w:rsidP="00391C40">
      <w:pPr>
        <w:jc w:val="both"/>
        <w:rPr>
          <w:rFonts w:ascii="Arial" w:hAnsi="Arial"/>
          <w:sz w:val="20"/>
          <w:szCs w:val="18"/>
        </w:rPr>
      </w:pPr>
    </w:p>
    <w:p w14:paraId="6C7FA734" w14:textId="77777777" w:rsidR="00D67AC2" w:rsidRDefault="00391C40" w:rsidP="00D67AC2">
      <w:pPr>
        <w:jc w:val="both"/>
        <w:rPr>
          <w:rFonts w:ascii="Arial" w:hAnsi="Arial"/>
          <w:sz w:val="20"/>
          <w:szCs w:val="18"/>
        </w:rPr>
      </w:pPr>
      <w:r w:rsidRPr="00391C40">
        <w:rPr>
          <w:rFonts w:ascii="Arial" w:hAnsi="Arial"/>
          <w:b/>
          <w:sz w:val="20"/>
          <w:szCs w:val="18"/>
        </w:rPr>
        <w:t>Note:</w:t>
      </w:r>
      <w:r w:rsidRPr="00391C40">
        <w:rPr>
          <w:rFonts w:ascii="Arial" w:hAnsi="Arial"/>
          <w:sz w:val="20"/>
          <w:szCs w:val="18"/>
        </w:rPr>
        <w:t xml:space="preserve"> </w:t>
      </w:r>
    </w:p>
    <w:p w14:paraId="5DB912BC" w14:textId="783E647B" w:rsidR="00391C40" w:rsidRDefault="00391C40" w:rsidP="00D67AC2">
      <w:pPr>
        <w:pStyle w:val="ListParagraph"/>
        <w:numPr>
          <w:ilvl w:val="0"/>
          <w:numId w:val="41"/>
        </w:numPr>
        <w:jc w:val="both"/>
        <w:rPr>
          <w:rFonts w:ascii="Arial" w:hAnsi="Arial"/>
          <w:szCs w:val="18"/>
        </w:rPr>
      </w:pPr>
      <w:r w:rsidRPr="00D67AC2">
        <w:rPr>
          <w:rFonts w:ascii="Arial" w:hAnsi="Arial"/>
          <w:szCs w:val="18"/>
        </w:rPr>
        <w:t>Managed Plugin is not supported for Kubernet</w:t>
      </w:r>
      <w:r w:rsidR="00081FDA" w:rsidRPr="00D67AC2">
        <w:rPr>
          <w:rFonts w:ascii="Arial" w:hAnsi="Arial"/>
          <w:szCs w:val="18"/>
        </w:rPr>
        <w:t>e</w:t>
      </w:r>
      <w:r w:rsidRPr="00D67AC2">
        <w:rPr>
          <w:rFonts w:ascii="Arial" w:hAnsi="Arial"/>
          <w:szCs w:val="18"/>
        </w:rPr>
        <w:t>s or Openshift 3.7</w:t>
      </w:r>
    </w:p>
    <w:p w14:paraId="104131F1" w14:textId="2EF330A8" w:rsidR="00D67AC2" w:rsidRPr="00D67AC2" w:rsidRDefault="00D67AC2" w:rsidP="00D67AC2">
      <w:pPr>
        <w:pStyle w:val="ListParagraph"/>
        <w:numPr>
          <w:ilvl w:val="0"/>
          <w:numId w:val="41"/>
        </w:numPr>
        <w:jc w:val="both"/>
        <w:rPr>
          <w:rFonts w:ascii="Arial" w:hAnsi="Arial"/>
          <w:szCs w:val="18"/>
        </w:rPr>
      </w:pPr>
      <w:r>
        <w:rPr>
          <w:rFonts w:ascii="Arial" w:hAnsi="Arial"/>
          <w:szCs w:val="18"/>
        </w:rPr>
        <w:t xml:space="preserve">The install of </w:t>
      </w:r>
      <w:r w:rsidRPr="00D67AC2">
        <w:rPr>
          <w:rFonts w:ascii="Arial" w:hAnsi="Arial"/>
          <w:b/>
          <w:szCs w:val="18"/>
        </w:rPr>
        <w:t>OpenShift</w:t>
      </w:r>
      <w:r>
        <w:rPr>
          <w:rFonts w:ascii="Arial" w:hAnsi="Arial"/>
          <w:szCs w:val="18"/>
        </w:rPr>
        <w:t xml:space="preserve"> for this paper was done on </w:t>
      </w:r>
      <w:r w:rsidRPr="00D67AC2">
        <w:rPr>
          <w:rFonts w:ascii="Arial" w:hAnsi="Arial"/>
          <w:b/>
          <w:szCs w:val="18"/>
        </w:rPr>
        <w:t>RHEL 7.4</w:t>
      </w:r>
      <w:r>
        <w:rPr>
          <w:rFonts w:ascii="Arial" w:hAnsi="Arial"/>
          <w:szCs w:val="18"/>
        </w:rPr>
        <w:t>. Other versions of Linux may not be supported.</w:t>
      </w:r>
    </w:p>
    <w:p w14:paraId="2B50FC63" w14:textId="77777777" w:rsidR="00391C40" w:rsidRPr="00F14E85" w:rsidRDefault="00391C40" w:rsidP="00E0781A">
      <w:pPr>
        <w:jc w:val="both"/>
        <w:rPr>
          <w:rFonts w:ascii="Arial Bold" w:hAnsi="Arial Bold"/>
          <w:b/>
          <w:noProof/>
          <w:sz w:val="20"/>
          <w:szCs w:val="18"/>
        </w:rPr>
      </w:pPr>
    </w:p>
    <w:p w14:paraId="3DF50E72" w14:textId="77777777" w:rsidR="00C52F8E" w:rsidRDefault="00C52F8E" w:rsidP="00FE0C83">
      <w:pPr>
        <w:pStyle w:val="Heading3"/>
      </w:pPr>
    </w:p>
    <w:p w14:paraId="298C96C9" w14:textId="77777777" w:rsidR="0051239F" w:rsidRDefault="0051239F">
      <w:pPr>
        <w:rPr>
          <w:rFonts w:ascii="Arial" w:hAnsi="Arial"/>
          <w:b/>
          <w:color w:val="000000"/>
          <w:sz w:val="28"/>
          <w:szCs w:val="34"/>
        </w:rPr>
      </w:pPr>
      <w:r>
        <w:br w:type="page"/>
      </w:r>
    </w:p>
    <w:p w14:paraId="518ADEC9" w14:textId="26A4DEA7" w:rsidR="00FE0C83" w:rsidRDefault="00C52F8E" w:rsidP="00494D50">
      <w:pPr>
        <w:pStyle w:val="Heading1"/>
        <w:rPr>
          <w:szCs w:val="28"/>
        </w:rPr>
      </w:pPr>
      <w:bookmarkStart w:id="9" w:name="_Toc514256980"/>
      <w:r w:rsidRPr="0071353F">
        <w:rPr>
          <w:szCs w:val="28"/>
        </w:rPr>
        <w:lastRenderedPageBreak/>
        <w:t>De</w:t>
      </w:r>
      <w:r w:rsidR="00391C40" w:rsidRPr="0071353F">
        <w:rPr>
          <w:szCs w:val="28"/>
        </w:rPr>
        <w:t>ploying the HPE 3PAR</w:t>
      </w:r>
      <w:r w:rsidR="00081FDA" w:rsidRPr="0071353F">
        <w:rPr>
          <w:szCs w:val="28"/>
        </w:rPr>
        <w:t xml:space="preserve"> </w:t>
      </w:r>
      <w:r w:rsidR="00391C40" w:rsidRPr="0071353F">
        <w:rPr>
          <w:szCs w:val="28"/>
        </w:rPr>
        <w:t>Volume Plug</w:t>
      </w:r>
      <w:r w:rsidR="00AF0690" w:rsidRPr="0071353F">
        <w:rPr>
          <w:szCs w:val="28"/>
        </w:rPr>
        <w:t>-</w:t>
      </w:r>
      <w:r w:rsidR="00391C40" w:rsidRPr="0071353F">
        <w:rPr>
          <w:szCs w:val="28"/>
        </w:rPr>
        <w:t>in</w:t>
      </w:r>
      <w:r w:rsidR="00AF0690" w:rsidRPr="0071353F">
        <w:rPr>
          <w:szCs w:val="28"/>
        </w:rPr>
        <w:t xml:space="preserve"> for Docker as Docker Container (Containerized Plug-in)</w:t>
      </w:r>
      <w:r w:rsidR="00391C40" w:rsidRPr="0071353F">
        <w:rPr>
          <w:szCs w:val="28"/>
        </w:rPr>
        <w:t xml:space="preserve"> in Kubernetes/OpenShift</w:t>
      </w:r>
      <w:bookmarkEnd w:id="9"/>
    </w:p>
    <w:p w14:paraId="34141F7B" w14:textId="77777777" w:rsidR="0071353F" w:rsidRPr="0071353F" w:rsidRDefault="0071353F" w:rsidP="00DE56E8"/>
    <w:p w14:paraId="10A0DFE6" w14:textId="76CFF6E6" w:rsidR="00391C40" w:rsidRPr="008233A8" w:rsidRDefault="00391C40" w:rsidP="00391C40">
      <w:pPr>
        <w:rPr>
          <w:rFonts w:asciiTheme="minorHAnsi" w:hAnsiTheme="minorHAnsi" w:cstheme="minorHAnsi"/>
          <w:sz w:val="20"/>
          <w:szCs w:val="20"/>
        </w:rPr>
      </w:pPr>
      <w:r w:rsidRPr="008233A8">
        <w:rPr>
          <w:rFonts w:asciiTheme="minorHAnsi" w:hAnsiTheme="minorHAnsi" w:cstheme="minorHAnsi"/>
          <w:sz w:val="20"/>
          <w:szCs w:val="20"/>
        </w:rPr>
        <w:t xml:space="preserve">Below </w:t>
      </w:r>
      <w:r w:rsidR="00081FDA">
        <w:rPr>
          <w:rFonts w:asciiTheme="minorHAnsi" w:hAnsiTheme="minorHAnsi" w:cstheme="minorHAnsi"/>
          <w:sz w:val="20"/>
          <w:szCs w:val="20"/>
        </w:rPr>
        <w:t>is</w:t>
      </w:r>
      <w:r w:rsidRPr="008233A8">
        <w:rPr>
          <w:rFonts w:asciiTheme="minorHAnsi" w:hAnsiTheme="minorHAnsi" w:cstheme="minorHAnsi"/>
          <w:sz w:val="20"/>
          <w:szCs w:val="20"/>
        </w:rPr>
        <w:t xml:space="preserve"> the order and steps that will be followed to deploy the </w:t>
      </w:r>
      <w:r w:rsidRPr="00081FDA">
        <w:rPr>
          <w:rFonts w:asciiTheme="minorHAnsi" w:hAnsiTheme="minorHAnsi" w:cstheme="minorHAnsi"/>
          <w:b/>
          <w:sz w:val="20"/>
          <w:szCs w:val="20"/>
        </w:rPr>
        <w:t xml:space="preserve">HPE 3PAR </w:t>
      </w:r>
      <w:r w:rsidR="00FE47D9">
        <w:rPr>
          <w:rFonts w:asciiTheme="minorHAnsi" w:hAnsiTheme="minorHAnsi" w:cstheme="minorHAnsi"/>
          <w:b/>
          <w:sz w:val="20"/>
          <w:szCs w:val="20"/>
        </w:rPr>
        <w:t>Volume Plug-in for Docker (Containerized Plug</w:t>
      </w:r>
      <w:r w:rsidR="00AC6164">
        <w:rPr>
          <w:rFonts w:asciiTheme="minorHAnsi" w:hAnsiTheme="minorHAnsi" w:cstheme="minorHAnsi"/>
          <w:b/>
          <w:sz w:val="20"/>
          <w:szCs w:val="20"/>
        </w:rPr>
        <w:t>-</w:t>
      </w:r>
      <w:r w:rsidR="00FE47D9">
        <w:rPr>
          <w:rFonts w:asciiTheme="minorHAnsi" w:hAnsiTheme="minorHAnsi" w:cstheme="minorHAnsi"/>
          <w:b/>
          <w:sz w:val="20"/>
          <w:szCs w:val="20"/>
        </w:rPr>
        <w:t xml:space="preserve">in) </w:t>
      </w:r>
      <w:r w:rsidRPr="008233A8">
        <w:rPr>
          <w:rFonts w:asciiTheme="minorHAnsi" w:hAnsiTheme="minorHAnsi" w:cstheme="minorHAnsi"/>
          <w:sz w:val="20"/>
          <w:szCs w:val="20"/>
        </w:rPr>
        <w:t xml:space="preserve">within a </w:t>
      </w:r>
      <w:r w:rsidRPr="0051239F">
        <w:rPr>
          <w:rFonts w:asciiTheme="minorHAnsi" w:hAnsiTheme="minorHAnsi" w:cstheme="minorHAnsi"/>
          <w:b/>
          <w:sz w:val="20"/>
          <w:szCs w:val="20"/>
        </w:rPr>
        <w:t>Kubernetes</w:t>
      </w:r>
      <w:r w:rsidR="00D67AC2">
        <w:rPr>
          <w:rFonts w:asciiTheme="minorHAnsi" w:hAnsiTheme="minorHAnsi" w:cstheme="minorHAnsi"/>
          <w:b/>
          <w:sz w:val="20"/>
          <w:szCs w:val="20"/>
        </w:rPr>
        <w:t xml:space="preserve"> 1.7</w:t>
      </w:r>
      <w:r w:rsidRPr="0051239F">
        <w:rPr>
          <w:rFonts w:asciiTheme="minorHAnsi" w:hAnsiTheme="minorHAnsi" w:cstheme="minorHAnsi"/>
          <w:b/>
          <w:sz w:val="20"/>
          <w:szCs w:val="20"/>
        </w:rPr>
        <w:t>/OpenShift</w:t>
      </w:r>
      <w:r w:rsidR="00D67AC2">
        <w:rPr>
          <w:rFonts w:asciiTheme="minorHAnsi" w:hAnsiTheme="minorHAnsi" w:cstheme="minorHAnsi"/>
          <w:b/>
          <w:sz w:val="20"/>
          <w:szCs w:val="20"/>
        </w:rPr>
        <w:t xml:space="preserve"> 3.7</w:t>
      </w:r>
      <w:r w:rsidRPr="008233A8">
        <w:rPr>
          <w:rFonts w:asciiTheme="minorHAnsi" w:hAnsiTheme="minorHAnsi" w:cstheme="minorHAnsi"/>
          <w:sz w:val="20"/>
          <w:szCs w:val="20"/>
        </w:rPr>
        <w:t xml:space="preserve"> environment.</w:t>
      </w:r>
    </w:p>
    <w:p w14:paraId="7A084C5F" w14:textId="77777777" w:rsidR="00FE0C83" w:rsidRDefault="00FE0C83" w:rsidP="00E0781A">
      <w:pPr>
        <w:jc w:val="both"/>
        <w:rPr>
          <w:rFonts w:ascii="Arial" w:hAnsi="Arial"/>
          <w:b/>
          <w:sz w:val="20"/>
          <w:szCs w:val="18"/>
        </w:rPr>
      </w:pPr>
    </w:p>
    <w:p w14:paraId="11815EE2" w14:textId="79B61113" w:rsidR="0051239F" w:rsidRDefault="0051239F" w:rsidP="00E0781A">
      <w:pPr>
        <w:jc w:val="both"/>
        <w:rPr>
          <w:rFonts w:ascii="Arial" w:hAnsi="Arial"/>
          <w:sz w:val="20"/>
          <w:szCs w:val="18"/>
        </w:rPr>
      </w:pPr>
      <w:r w:rsidRPr="0051239F">
        <w:rPr>
          <w:rFonts w:ascii="Arial" w:hAnsi="Arial"/>
          <w:sz w:val="20"/>
          <w:szCs w:val="18"/>
        </w:rPr>
        <w:t>Let’s get started</w:t>
      </w:r>
      <w:r w:rsidR="0071353F">
        <w:rPr>
          <w:rFonts w:ascii="Arial" w:hAnsi="Arial"/>
          <w:sz w:val="20"/>
          <w:szCs w:val="18"/>
        </w:rPr>
        <w:t>,</w:t>
      </w:r>
    </w:p>
    <w:p w14:paraId="2F345389" w14:textId="77777777" w:rsidR="00EC018F" w:rsidRDefault="00EC018F" w:rsidP="00E0781A">
      <w:pPr>
        <w:jc w:val="both"/>
        <w:rPr>
          <w:rFonts w:ascii="Arial" w:hAnsi="Arial"/>
          <w:sz w:val="20"/>
          <w:szCs w:val="18"/>
        </w:rPr>
      </w:pPr>
      <w:bookmarkStart w:id="10" w:name="_GoBack"/>
      <w:bookmarkEnd w:id="10"/>
    </w:p>
    <w:p w14:paraId="4AA853E8" w14:textId="4AF0D481" w:rsidR="00EC018F" w:rsidRDefault="00EC018F" w:rsidP="00E0781A">
      <w:pPr>
        <w:jc w:val="both"/>
        <w:rPr>
          <w:rFonts w:ascii="Arial" w:hAnsi="Arial"/>
          <w:sz w:val="20"/>
          <w:szCs w:val="18"/>
        </w:rPr>
      </w:pPr>
      <w:r>
        <w:rPr>
          <w:rFonts w:ascii="Arial" w:hAnsi="Arial"/>
          <w:sz w:val="20"/>
          <w:szCs w:val="18"/>
        </w:rPr>
        <w:t xml:space="preserve">For </w:t>
      </w:r>
      <w:r w:rsidR="0071353F">
        <w:rPr>
          <w:rFonts w:ascii="Arial" w:hAnsi="Arial"/>
          <w:sz w:val="20"/>
          <w:szCs w:val="18"/>
        </w:rPr>
        <w:t>this installation process</w:t>
      </w:r>
      <w:r>
        <w:rPr>
          <w:rFonts w:ascii="Arial" w:hAnsi="Arial"/>
          <w:sz w:val="20"/>
          <w:szCs w:val="18"/>
        </w:rPr>
        <w:t xml:space="preserve">, login </w:t>
      </w:r>
      <w:ins w:id="11" w:author="Muthukumarasamy, Prasanna (HPE Storage)" w:date="2018-05-20T13:28:00Z">
        <w:r w:rsidR="00DE56E8">
          <w:rPr>
            <w:rFonts w:ascii="Arial" w:hAnsi="Arial"/>
            <w:sz w:val="20"/>
            <w:szCs w:val="18"/>
          </w:rPr>
          <w:t xml:space="preserve">in </w:t>
        </w:r>
      </w:ins>
      <w:r>
        <w:rPr>
          <w:rFonts w:ascii="Arial" w:hAnsi="Arial"/>
          <w:sz w:val="20"/>
          <w:szCs w:val="18"/>
        </w:rPr>
        <w:t xml:space="preserve">as </w:t>
      </w:r>
      <w:r w:rsidRPr="00EC018F">
        <w:rPr>
          <w:rFonts w:ascii="Arial" w:hAnsi="Arial"/>
          <w:b/>
          <w:sz w:val="20"/>
          <w:szCs w:val="18"/>
        </w:rPr>
        <w:t>root</w:t>
      </w:r>
      <w:r>
        <w:rPr>
          <w:rFonts w:ascii="Arial" w:hAnsi="Arial"/>
          <w:sz w:val="20"/>
          <w:szCs w:val="18"/>
        </w:rPr>
        <w:t>:</w:t>
      </w:r>
    </w:p>
    <w:p w14:paraId="266E9C25" w14:textId="77777777" w:rsidR="00EC018F" w:rsidRDefault="00EC018F" w:rsidP="00E0781A">
      <w:pPr>
        <w:jc w:val="both"/>
        <w:rPr>
          <w:rFonts w:ascii="Arial" w:hAnsi="Arial"/>
          <w:sz w:val="20"/>
          <w:szCs w:val="18"/>
        </w:rPr>
      </w:pPr>
    </w:p>
    <w:p w14:paraId="603708F9" w14:textId="143D2D2E" w:rsidR="00EC018F" w:rsidRPr="00EC018F" w:rsidRDefault="00EC018F" w:rsidP="00EC018F">
      <w:pPr>
        <w:shd w:val="clear" w:color="auto" w:fill="DCDEDF" w:themeFill="text1" w:themeFillTint="99"/>
        <w:ind w:left="720"/>
        <w:rPr>
          <w:rFonts w:ascii="Consolas" w:hAnsi="Consolas"/>
          <w:sz w:val="20"/>
          <w:szCs w:val="18"/>
        </w:rPr>
      </w:pPr>
      <w:r w:rsidRPr="00EC018F">
        <w:rPr>
          <w:rFonts w:ascii="Consolas" w:hAnsi="Consolas"/>
          <w:sz w:val="20"/>
          <w:szCs w:val="18"/>
        </w:rPr>
        <w:t>$ sudo su -</w:t>
      </w:r>
    </w:p>
    <w:p w14:paraId="6639BD9B" w14:textId="77777777" w:rsidR="00484400" w:rsidRDefault="00484400" w:rsidP="00E0781A">
      <w:pPr>
        <w:jc w:val="both"/>
        <w:rPr>
          <w:rFonts w:ascii="Arial" w:hAnsi="Arial"/>
          <w:b/>
          <w:sz w:val="20"/>
          <w:szCs w:val="18"/>
        </w:rPr>
      </w:pPr>
    </w:p>
    <w:p w14:paraId="1DC22A0B" w14:textId="0D95C0C3" w:rsidR="00F14E85" w:rsidRDefault="009D0CB1" w:rsidP="00494D50">
      <w:pPr>
        <w:pStyle w:val="Heading2"/>
      </w:pPr>
      <w:bookmarkStart w:id="12" w:name="_Toc514256981"/>
      <w:bookmarkEnd w:id="4"/>
      <w:bookmarkEnd w:id="5"/>
      <w:bookmarkEnd w:id="6"/>
      <w:r>
        <w:t>Configuring e</w:t>
      </w:r>
      <w:r w:rsidR="00F14E85">
        <w:t>tcd</w:t>
      </w:r>
      <w:bookmarkEnd w:id="12"/>
      <w:r w:rsidR="00F14E85">
        <w:t xml:space="preserve"> </w:t>
      </w:r>
    </w:p>
    <w:p w14:paraId="44466837" w14:textId="77777777" w:rsidR="00F14E85" w:rsidRDefault="00F14E85" w:rsidP="00F14E85"/>
    <w:p w14:paraId="7AF54D10" w14:textId="01AEC075" w:rsidR="00081FDA" w:rsidRDefault="001D7772" w:rsidP="00081FDA">
      <w:pPr>
        <w:pStyle w:val="NormalWeb"/>
        <w:spacing w:after="240"/>
        <w:ind w:left="720"/>
        <w:rPr>
          <w:rFonts w:ascii="Arial" w:hAnsi="Arial"/>
          <w:sz w:val="20"/>
          <w:szCs w:val="18"/>
        </w:rPr>
      </w:pPr>
      <w:r w:rsidRPr="001D7772">
        <w:rPr>
          <w:rFonts w:ascii="Arial" w:hAnsi="Arial"/>
          <w:b/>
          <w:sz w:val="20"/>
          <w:szCs w:val="18"/>
        </w:rPr>
        <w:t>Note:</w:t>
      </w:r>
      <w:r w:rsidRPr="001D7772">
        <w:rPr>
          <w:rFonts w:ascii="Arial" w:hAnsi="Arial"/>
          <w:sz w:val="20"/>
          <w:szCs w:val="18"/>
        </w:rPr>
        <w:t xml:space="preserve"> For this quick start quide, we will be creating a single-node </w:t>
      </w:r>
      <w:r w:rsidRPr="001D7772">
        <w:rPr>
          <w:rFonts w:ascii="Arial" w:hAnsi="Arial"/>
          <w:b/>
          <w:sz w:val="20"/>
          <w:szCs w:val="18"/>
        </w:rPr>
        <w:t>etcd</w:t>
      </w:r>
      <w:r w:rsidRPr="001D7772">
        <w:rPr>
          <w:rFonts w:ascii="Arial" w:hAnsi="Arial"/>
          <w:sz w:val="20"/>
          <w:szCs w:val="18"/>
        </w:rPr>
        <w:t xml:space="preserve"> deployment, as shown in the example below, but</w:t>
      </w:r>
      <w:r w:rsidRPr="001D7772">
        <w:rPr>
          <w:rFonts w:ascii="Arial" w:hAnsi="Arial"/>
          <w:sz w:val="20"/>
          <w:szCs w:val="18"/>
          <w:u w:val="single"/>
        </w:rPr>
        <w:t xml:space="preserve"> </w:t>
      </w:r>
      <w:r w:rsidRPr="001D7772">
        <w:rPr>
          <w:rFonts w:ascii="Arial" w:hAnsi="Arial"/>
          <w:sz w:val="20"/>
          <w:szCs w:val="18"/>
        </w:rPr>
        <w:t>for production</w:t>
      </w:r>
      <w:r>
        <w:rPr>
          <w:rFonts w:ascii="Arial" w:hAnsi="Arial"/>
          <w:sz w:val="20"/>
          <w:szCs w:val="18"/>
        </w:rPr>
        <w:t xml:space="preserve">, </w:t>
      </w:r>
      <w:r w:rsidRPr="00081FDA">
        <w:rPr>
          <w:rFonts w:ascii="Arial" w:hAnsi="Arial"/>
          <w:sz w:val="20"/>
          <w:szCs w:val="18"/>
        </w:rPr>
        <w:t xml:space="preserve">it is </w:t>
      </w:r>
      <w:r w:rsidRPr="00081FDA">
        <w:rPr>
          <w:rFonts w:ascii="Arial" w:hAnsi="Arial"/>
          <w:b/>
          <w:sz w:val="20"/>
          <w:szCs w:val="18"/>
        </w:rPr>
        <w:t>recommended</w:t>
      </w:r>
      <w:r w:rsidRPr="00081FDA">
        <w:rPr>
          <w:rFonts w:ascii="Arial" w:hAnsi="Arial"/>
          <w:sz w:val="20"/>
          <w:szCs w:val="18"/>
        </w:rPr>
        <w:t xml:space="preserve"> to deploy a High Availability </w:t>
      </w:r>
      <w:r w:rsidRPr="00081FDA">
        <w:rPr>
          <w:rFonts w:ascii="Arial" w:hAnsi="Arial"/>
          <w:b/>
          <w:sz w:val="20"/>
          <w:szCs w:val="18"/>
        </w:rPr>
        <w:t>etcd</w:t>
      </w:r>
      <w:r w:rsidRPr="00081FDA">
        <w:rPr>
          <w:rFonts w:ascii="Arial" w:hAnsi="Arial"/>
          <w:sz w:val="20"/>
          <w:szCs w:val="18"/>
        </w:rPr>
        <w:t xml:space="preserve"> cluster</w:t>
      </w:r>
      <w:r w:rsidR="00081FDA" w:rsidRPr="00081FDA">
        <w:rPr>
          <w:rFonts w:ascii="Arial" w:hAnsi="Arial"/>
          <w:sz w:val="20"/>
          <w:szCs w:val="18"/>
        </w:rPr>
        <w:t>.</w:t>
      </w:r>
      <w:r w:rsidR="00081FDA">
        <w:rPr>
          <w:rFonts w:ascii="Arial" w:hAnsi="Arial"/>
          <w:sz w:val="20"/>
          <w:szCs w:val="18"/>
        </w:rPr>
        <w:t xml:space="preserve"> </w:t>
      </w:r>
    </w:p>
    <w:p w14:paraId="391CB168" w14:textId="2F9A6BC1" w:rsidR="00081FDA" w:rsidRDefault="00081FDA" w:rsidP="00081FDA">
      <w:pPr>
        <w:pStyle w:val="NormalWeb"/>
        <w:ind w:left="720"/>
        <w:rPr>
          <w:rFonts w:ascii="Arial" w:hAnsi="Arial"/>
          <w:sz w:val="20"/>
          <w:szCs w:val="18"/>
        </w:rPr>
      </w:pPr>
      <w:r w:rsidRPr="00F14E85">
        <w:rPr>
          <w:rFonts w:ascii="Arial" w:hAnsi="Arial"/>
          <w:sz w:val="20"/>
          <w:szCs w:val="18"/>
        </w:rPr>
        <w:t xml:space="preserve">For more information on </w:t>
      </w:r>
      <w:r w:rsidRPr="00081FDA">
        <w:rPr>
          <w:rFonts w:ascii="Arial" w:hAnsi="Arial"/>
          <w:b/>
          <w:sz w:val="20"/>
          <w:szCs w:val="18"/>
        </w:rPr>
        <w:t>etcd</w:t>
      </w:r>
      <w:r>
        <w:rPr>
          <w:rFonts w:ascii="Arial" w:hAnsi="Arial"/>
          <w:b/>
          <w:sz w:val="20"/>
          <w:szCs w:val="18"/>
        </w:rPr>
        <w:t xml:space="preserve"> </w:t>
      </w:r>
      <w:r w:rsidRPr="00464143">
        <w:rPr>
          <w:rFonts w:ascii="Arial" w:hAnsi="Arial"/>
          <w:sz w:val="20"/>
          <w:szCs w:val="18"/>
        </w:rPr>
        <w:t xml:space="preserve">and how to setup an </w:t>
      </w:r>
      <w:r w:rsidRPr="00081FDA">
        <w:rPr>
          <w:rFonts w:ascii="Arial" w:hAnsi="Arial"/>
          <w:b/>
          <w:sz w:val="20"/>
          <w:szCs w:val="18"/>
        </w:rPr>
        <w:t>etcd</w:t>
      </w:r>
      <w:r w:rsidRPr="00464143">
        <w:rPr>
          <w:rFonts w:ascii="Arial" w:hAnsi="Arial"/>
          <w:sz w:val="20"/>
          <w:szCs w:val="18"/>
        </w:rPr>
        <w:t xml:space="preserve"> cluster for High Availability</w:t>
      </w:r>
      <w:r>
        <w:rPr>
          <w:rFonts w:ascii="Arial" w:hAnsi="Arial"/>
          <w:sz w:val="20"/>
          <w:szCs w:val="18"/>
        </w:rPr>
        <w:t>,</w:t>
      </w:r>
      <w:r w:rsidRPr="00F14E85">
        <w:rPr>
          <w:rFonts w:ascii="Arial" w:hAnsi="Arial"/>
          <w:sz w:val="20"/>
          <w:szCs w:val="18"/>
        </w:rPr>
        <w:t xml:space="preserve"> please refer</w:t>
      </w:r>
      <w:r>
        <w:rPr>
          <w:rFonts w:ascii="Arial" w:hAnsi="Arial"/>
          <w:sz w:val="20"/>
          <w:szCs w:val="18"/>
        </w:rPr>
        <w:t>:</w:t>
      </w:r>
      <w:r w:rsidRPr="00A0238C">
        <w:rPr>
          <w:rFonts w:ascii="Arial" w:hAnsi="Arial"/>
          <w:sz w:val="20"/>
          <w:szCs w:val="18"/>
        </w:rPr>
        <w:t> </w:t>
      </w:r>
    </w:p>
    <w:p w14:paraId="1CCEB19C" w14:textId="77777777" w:rsidR="00081FDA" w:rsidRPr="00A0238C" w:rsidRDefault="009532A7" w:rsidP="00081FDA">
      <w:pPr>
        <w:ind w:left="720"/>
        <w:rPr>
          <w:rFonts w:ascii="Arial" w:hAnsi="Arial"/>
          <w:sz w:val="20"/>
          <w:szCs w:val="18"/>
        </w:rPr>
      </w:pPr>
      <w:hyperlink r:id="rId19" w:history="1">
        <w:r w:rsidR="00081FDA" w:rsidRPr="00464143">
          <w:rPr>
            <w:rStyle w:val="Hyperlink"/>
            <w:sz w:val="20"/>
            <w:szCs w:val="18"/>
          </w:rPr>
          <w:t>https://github.com/hpe-storage/python-hpedockerplugin/blob/master/docs/etcd_cluster_setup.md</w:t>
        </w:r>
      </w:hyperlink>
    </w:p>
    <w:p w14:paraId="03DFCE97" w14:textId="77777777" w:rsidR="001D7772" w:rsidRDefault="001D7772" w:rsidP="00F14E85"/>
    <w:p w14:paraId="0AB75CAD" w14:textId="06D11675" w:rsidR="001D7772" w:rsidRPr="00384CDA" w:rsidRDefault="00F14E85" w:rsidP="00384CDA">
      <w:pPr>
        <w:pStyle w:val="Caption"/>
        <w:numPr>
          <w:ilvl w:val="0"/>
          <w:numId w:val="35"/>
        </w:numPr>
      </w:pPr>
      <w:r w:rsidRPr="00081FDA">
        <w:rPr>
          <w:b/>
        </w:rPr>
        <w:t>Export the</w:t>
      </w:r>
      <w:r w:rsidRPr="00384CDA">
        <w:t xml:space="preserve"> </w:t>
      </w:r>
      <w:r w:rsidR="00280712" w:rsidRPr="00280712">
        <w:rPr>
          <w:b/>
        </w:rPr>
        <w:t>Kubernetes/OpenShift</w:t>
      </w:r>
      <w:r w:rsidR="00280712">
        <w:t xml:space="preserve"> </w:t>
      </w:r>
      <w:r w:rsidR="00280712" w:rsidRPr="00280712">
        <w:rPr>
          <w:b/>
          <w:shd w:val="clear" w:color="auto" w:fill="DCDEDF" w:themeFill="text1" w:themeFillTint="99"/>
        </w:rPr>
        <w:t>Master n</w:t>
      </w:r>
      <w:r w:rsidRPr="00280712">
        <w:rPr>
          <w:b/>
          <w:shd w:val="clear" w:color="auto" w:fill="DCDEDF" w:themeFill="text1" w:themeFillTint="99"/>
        </w:rPr>
        <w:t>ode</w:t>
      </w:r>
      <w:r w:rsidRPr="00081FDA">
        <w:rPr>
          <w:b/>
        </w:rPr>
        <w:t xml:space="preserve"> IP address</w:t>
      </w:r>
    </w:p>
    <w:p w14:paraId="2D265A17" w14:textId="4F1F99D0" w:rsidR="00DA7517" w:rsidRPr="00DA7517" w:rsidRDefault="008233A8" w:rsidP="00DE56E8">
      <w:pPr>
        <w:pStyle w:val="Caption"/>
        <w:shd w:val="clear" w:color="auto" w:fill="DCDEDF" w:themeFill="text1" w:themeFillTint="99"/>
        <w:ind w:left="720"/>
        <w:rPr>
          <w:bdr w:val="none" w:sz="0" w:space="0" w:color="auto" w:frame="1"/>
        </w:rPr>
      </w:pPr>
      <w:r w:rsidRPr="00384CDA">
        <w:rPr>
          <w:rFonts w:ascii="Consolas" w:hAnsi="Consolas"/>
        </w:rPr>
        <w:t xml:space="preserve">$ </w:t>
      </w:r>
      <w:r w:rsidR="00F14E85" w:rsidRPr="00384CDA">
        <w:rPr>
          <w:rFonts w:ascii="Consolas" w:hAnsi="Consolas"/>
        </w:rPr>
        <w:t>export HostIP="&lt;Master node IP&gt;"</w:t>
      </w:r>
    </w:p>
    <w:p w14:paraId="013E4709" w14:textId="77777777" w:rsidR="008233A8" w:rsidRPr="00081FDA" w:rsidRDefault="00F14E85" w:rsidP="00384CDA">
      <w:pPr>
        <w:pStyle w:val="ListParagraph"/>
        <w:numPr>
          <w:ilvl w:val="0"/>
          <w:numId w:val="35"/>
        </w:numPr>
        <w:spacing w:after="120"/>
        <w:rPr>
          <w:rFonts w:ascii="Arial" w:hAnsi="Arial"/>
          <w:b/>
          <w:szCs w:val="18"/>
        </w:rPr>
      </w:pPr>
      <w:r w:rsidRPr="00081FDA">
        <w:rPr>
          <w:rFonts w:ascii="Arial" w:hAnsi="Arial"/>
          <w:b/>
          <w:szCs w:val="18"/>
        </w:rPr>
        <w:t xml:space="preserve">Run the following to create the </w:t>
      </w:r>
      <w:r w:rsidRPr="00081FDA">
        <w:rPr>
          <w:rFonts w:ascii="Arial" w:hAnsi="Arial"/>
          <w:b/>
          <w:szCs w:val="18"/>
          <w:shd w:val="clear" w:color="auto" w:fill="DCDEDF" w:themeFill="text1" w:themeFillTint="99"/>
        </w:rPr>
        <w:t>etcd</w:t>
      </w:r>
      <w:r w:rsidRPr="00081FDA">
        <w:rPr>
          <w:rFonts w:ascii="Arial" w:hAnsi="Arial"/>
          <w:b/>
          <w:szCs w:val="18"/>
        </w:rPr>
        <w:t xml:space="preserve"> container. </w:t>
      </w:r>
    </w:p>
    <w:p w14:paraId="6F6B6DF1" w14:textId="77777777" w:rsidR="008233A8" w:rsidRPr="008233A8" w:rsidRDefault="008233A8" w:rsidP="008233A8">
      <w:pPr>
        <w:pStyle w:val="ListParagraph"/>
        <w:rPr>
          <w:rFonts w:ascii="Arial" w:hAnsi="Arial"/>
          <w:b/>
          <w:szCs w:val="18"/>
        </w:rPr>
      </w:pPr>
    </w:p>
    <w:p w14:paraId="3EEAAA29" w14:textId="0A5C98E6" w:rsidR="00F14E85" w:rsidRDefault="008233A8" w:rsidP="008233A8">
      <w:pPr>
        <w:pStyle w:val="ListParagraph"/>
        <w:spacing w:after="120"/>
        <w:contextualSpacing w:val="0"/>
        <w:rPr>
          <w:rFonts w:ascii="Arial" w:hAnsi="Arial"/>
          <w:szCs w:val="18"/>
        </w:rPr>
      </w:pPr>
      <w:r w:rsidRPr="008233A8">
        <w:rPr>
          <w:rFonts w:ascii="Arial" w:hAnsi="Arial"/>
          <w:b/>
          <w:sz w:val="18"/>
          <w:szCs w:val="18"/>
        </w:rPr>
        <w:t>NOTE:</w:t>
      </w:r>
      <w:r w:rsidRPr="008233A8">
        <w:rPr>
          <w:rFonts w:ascii="Arial" w:hAnsi="Arial"/>
          <w:sz w:val="18"/>
          <w:szCs w:val="18"/>
        </w:rPr>
        <w:t xml:space="preserve"> </w:t>
      </w:r>
      <w:r w:rsidR="00F14E85" w:rsidRPr="008233A8">
        <w:rPr>
          <w:rFonts w:ascii="Arial" w:hAnsi="Arial"/>
          <w:sz w:val="18"/>
          <w:szCs w:val="18"/>
        </w:rPr>
        <w:t xml:space="preserve">This </w:t>
      </w:r>
      <w:r w:rsidR="00F14E85" w:rsidRPr="00081FDA">
        <w:rPr>
          <w:rFonts w:ascii="Arial" w:hAnsi="Arial"/>
          <w:b/>
          <w:sz w:val="18"/>
          <w:szCs w:val="18"/>
        </w:rPr>
        <w:t>etcd</w:t>
      </w:r>
      <w:r w:rsidR="00F14E85" w:rsidRPr="008233A8">
        <w:rPr>
          <w:rFonts w:ascii="Arial" w:hAnsi="Arial"/>
          <w:sz w:val="18"/>
          <w:szCs w:val="18"/>
        </w:rPr>
        <w:t xml:space="preserve"> instance is separate from the </w:t>
      </w:r>
      <w:r w:rsidR="00F14E85" w:rsidRPr="00081FDA">
        <w:rPr>
          <w:rFonts w:ascii="Arial" w:hAnsi="Arial"/>
          <w:b/>
          <w:sz w:val="18"/>
          <w:szCs w:val="18"/>
        </w:rPr>
        <w:t>etcd</w:t>
      </w:r>
      <w:r w:rsidR="00F14E85" w:rsidRPr="008233A8">
        <w:rPr>
          <w:rFonts w:ascii="Arial" w:hAnsi="Arial"/>
          <w:sz w:val="18"/>
          <w:szCs w:val="18"/>
        </w:rPr>
        <w:t xml:space="preserve"> deployed by </w:t>
      </w:r>
      <w:r w:rsidR="00F14E85" w:rsidRPr="00220C5E">
        <w:rPr>
          <w:rFonts w:ascii="Arial" w:hAnsi="Arial"/>
          <w:b/>
          <w:sz w:val="18"/>
          <w:szCs w:val="18"/>
        </w:rPr>
        <w:t>Kubernetes/OpenShift</w:t>
      </w:r>
      <w:r w:rsidR="00F14E85" w:rsidRPr="008233A8">
        <w:rPr>
          <w:rFonts w:ascii="Arial" w:hAnsi="Arial"/>
          <w:sz w:val="18"/>
          <w:szCs w:val="18"/>
        </w:rPr>
        <w:t xml:space="preserve"> and is </w:t>
      </w:r>
      <w:r w:rsidR="00F14E85" w:rsidRPr="00220C5E">
        <w:rPr>
          <w:rFonts w:ascii="Arial" w:hAnsi="Arial"/>
          <w:sz w:val="18"/>
          <w:szCs w:val="18"/>
          <w:u w:val="single"/>
        </w:rPr>
        <w:t>required</w:t>
      </w:r>
      <w:r w:rsidR="00F14E85" w:rsidRPr="008233A8">
        <w:rPr>
          <w:rFonts w:ascii="Arial" w:hAnsi="Arial"/>
          <w:sz w:val="18"/>
          <w:szCs w:val="18"/>
        </w:rPr>
        <w:t xml:space="preserve"> for managing the </w:t>
      </w:r>
      <w:r w:rsidR="00F14E85" w:rsidRPr="00081FDA">
        <w:rPr>
          <w:rFonts w:ascii="Arial" w:hAnsi="Arial"/>
          <w:b/>
          <w:sz w:val="18"/>
          <w:szCs w:val="18"/>
        </w:rPr>
        <w:t xml:space="preserve">HPE 3PAR </w:t>
      </w:r>
      <w:r w:rsidR="00AC6164">
        <w:rPr>
          <w:rFonts w:ascii="Arial" w:hAnsi="Arial"/>
          <w:b/>
          <w:sz w:val="18"/>
          <w:szCs w:val="18"/>
        </w:rPr>
        <w:t xml:space="preserve">Volume Plug-in for </w:t>
      </w:r>
      <w:r w:rsidR="00F14E85" w:rsidRPr="00081FDA">
        <w:rPr>
          <w:rFonts w:ascii="Arial" w:hAnsi="Arial"/>
          <w:b/>
          <w:sz w:val="18"/>
          <w:szCs w:val="18"/>
        </w:rPr>
        <w:t>Docker</w:t>
      </w:r>
      <w:r w:rsidR="00F14E85" w:rsidRPr="008233A8">
        <w:rPr>
          <w:rFonts w:ascii="Arial" w:hAnsi="Arial"/>
          <w:sz w:val="18"/>
          <w:szCs w:val="18"/>
        </w:rPr>
        <w:t>. We need to modify the</w:t>
      </w:r>
      <w:r w:rsidR="00220C5E">
        <w:rPr>
          <w:rFonts w:ascii="Arial" w:hAnsi="Arial"/>
          <w:sz w:val="18"/>
          <w:szCs w:val="18"/>
        </w:rPr>
        <w:t xml:space="preserve"> default</w:t>
      </w:r>
      <w:r w:rsidR="00F14E85" w:rsidRPr="008233A8">
        <w:rPr>
          <w:rFonts w:ascii="Arial" w:hAnsi="Arial"/>
          <w:sz w:val="18"/>
          <w:szCs w:val="18"/>
        </w:rPr>
        <w:t xml:space="preserve"> ports (</w:t>
      </w:r>
      <w:r w:rsidR="00F14E85" w:rsidRPr="00220C5E">
        <w:rPr>
          <w:rFonts w:ascii="Arial" w:hAnsi="Arial"/>
          <w:b/>
          <w:sz w:val="18"/>
          <w:szCs w:val="18"/>
        </w:rPr>
        <w:t>2379, 4001, 2380</w:t>
      </w:r>
      <w:r w:rsidR="00F14E85" w:rsidRPr="008233A8">
        <w:rPr>
          <w:rFonts w:ascii="Arial" w:hAnsi="Arial"/>
          <w:sz w:val="18"/>
          <w:szCs w:val="18"/>
        </w:rPr>
        <w:t>)</w:t>
      </w:r>
      <w:r w:rsidR="00220C5E">
        <w:rPr>
          <w:rFonts w:ascii="Arial" w:hAnsi="Arial"/>
          <w:sz w:val="18"/>
          <w:szCs w:val="18"/>
        </w:rPr>
        <w:t xml:space="preserve"> of the </w:t>
      </w:r>
      <w:r w:rsidR="00220C5E" w:rsidRPr="00220C5E">
        <w:rPr>
          <w:rFonts w:ascii="Arial" w:hAnsi="Arial"/>
          <w:sz w:val="18"/>
          <w:szCs w:val="18"/>
          <w:u w:val="single"/>
        </w:rPr>
        <w:t>new</w:t>
      </w:r>
      <w:r w:rsidR="00220C5E">
        <w:rPr>
          <w:rFonts w:ascii="Arial" w:hAnsi="Arial"/>
          <w:sz w:val="18"/>
          <w:szCs w:val="18"/>
        </w:rPr>
        <w:t xml:space="preserve"> </w:t>
      </w:r>
      <w:r w:rsidR="00220C5E" w:rsidRPr="00220C5E">
        <w:rPr>
          <w:rFonts w:ascii="Arial" w:hAnsi="Arial"/>
          <w:b/>
          <w:sz w:val="18"/>
          <w:szCs w:val="18"/>
        </w:rPr>
        <w:t>etcd</w:t>
      </w:r>
      <w:r w:rsidR="00220C5E">
        <w:rPr>
          <w:rFonts w:ascii="Arial" w:hAnsi="Arial"/>
          <w:sz w:val="18"/>
          <w:szCs w:val="18"/>
        </w:rPr>
        <w:t xml:space="preserve"> instance</w:t>
      </w:r>
      <w:r w:rsidR="00F14E85" w:rsidRPr="008233A8">
        <w:rPr>
          <w:rFonts w:ascii="Arial" w:hAnsi="Arial"/>
          <w:sz w:val="18"/>
          <w:szCs w:val="18"/>
        </w:rPr>
        <w:t xml:space="preserve"> to prevent conflicts. This allows two instances of </w:t>
      </w:r>
      <w:r w:rsidR="00F14E85" w:rsidRPr="00220C5E">
        <w:rPr>
          <w:rFonts w:ascii="Arial" w:hAnsi="Arial"/>
          <w:b/>
          <w:sz w:val="18"/>
          <w:szCs w:val="18"/>
        </w:rPr>
        <w:t>etcd</w:t>
      </w:r>
      <w:r w:rsidR="00F14E85" w:rsidRPr="008233A8">
        <w:rPr>
          <w:rFonts w:ascii="Arial" w:hAnsi="Arial"/>
          <w:sz w:val="18"/>
          <w:szCs w:val="18"/>
        </w:rPr>
        <w:t xml:space="preserve"> to safely run in the environment.</w:t>
      </w:r>
    </w:p>
    <w:p w14:paraId="4B8EC1A2"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sudo docker run -d -v /usr/share/ca-certificates/:/etc/ssl/certs -p 40010:40010 \</w:t>
      </w:r>
    </w:p>
    <w:p w14:paraId="3EA73C6B"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-p 23800:23800 -p 23790:23790 \</w:t>
      </w:r>
    </w:p>
    <w:p w14:paraId="30C5A32C"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--name etcd quay.io/coreos/etcd:v2.2.0 \</w:t>
      </w:r>
    </w:p>
    <w:p w14:paraId="2911A1B5"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-name etcd0 \</w:t>
      </w:r>
    </w:p>
    <w:p w14:paraId="2475649D"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-advertise-client-urls http://${HostIP}:23790,http://${HostIP}:40010 \</w:t>
      </w:r>
    </w:p>
    <w:p w14:paraId="46A195EE"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-listen-client-urls http://0.0.0.0:23790,http://0.0.0.0:40010 \</w:t>
      </w:r>
    </w:p>
    <w:p w14:paraId="40019C75"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-initial-advertise-peer-urls http://${HostIP}:23800 \</w:t>
      </w:r>
    </w:p>
    <w:p w14:paraId="18DC1BE8"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-listen-peer-urls http://0.0.0.0:23800 \</w:t>
      </w:r>
    </w:p>
    <w:p w14:paraId="4F27603B"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-initial-cluster-token etcd-cluster-1 \</w:t>
      </w:r>
    </w:p>
    <w:p w14:paraId="34A3A62E" w14:textId="77777777" w:rsidR="00F14E85" w:rsidRPr="00F14E85" w:rsidRDefault="00F14E85" w:rsidP="00384CDA">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14E85">
        <w:rPr>
          <w:rFonts w:ascii="Consolas" w:hAnsi="Consolas" w:cs="Consolas"/>
          <w:color w:val="24292E"/>
          <w:sz w:val="20"/>
          <w:szCs w:val="20"/>
          <w:bdr w:val="none" w:sz="0" w:space="0" w:color="auto" w:frame="1"/>
        </w:rPr>
        <w:t>-initial-cluster etcd0=http://${HostIP}:23800 \</w:t>
      </w:r>
    </w:p>
    <w:p w14:paraId="052AF806" w14:textId="77777777" w:rsidR="00F14E85" w:rsidRPr="00F14E85" w:rsidRDefault="00F14E85" w:rsidP="00DE56E8">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Pr>
          <w:rFonts w:ascii="Consolas" w:hAnsi="Consolas" w:cs="Consolas"/>
          <w:color w:val="24292E"/>
          <w:sz w:val="20"/>
          <w:szCs w:val="20"/>
        </w:rPr>
      </w:pPr>
      <w:r w:rsidRPr="00F14E85">
        <w:rPr>
          <w:rFonts w:ascii="Consolas" w:hAnsi="Consolas" w:cs="Consolas"/>
          <w:color w:val="24292E"/>
          <w:sz w:val="20"/>
          <w:szCs w:val="20"/>
          <w:bdr w:val="none" w:sz="0" w:space="0" w:color="auto" w:frame="1"/>
        </w:rPr>
        <w:t>-initial-cluster-state new</w:t>
      </w:r>
    </w:p>
    <w:p w14:paraId="3C4C7EE0" w14:textId="26F8D10B" w:rsidR="00E0781A" w:rsidRDefault="008233A8" w:rsidP="00494D50">
      <w:pPr>
        <w:pStyle w:val="Heading2"/>
      </w:pPr>
      <w:bookmarkStart w:id="13" w:name="_Toc514256982"/>
      <w:r>
        <w:t>Installing the HPE 3PAR</w:t>
      </w:r>
      <w:r w:rsidR="00FE47D9">
        <w:t xml:space="preserve"> </w:t>
      </w:r>
      <w:r>
        <w:t xml:space="preserve">Volume </w:t>
      </w:r>
      <w:r w:rsidR="00FE47D9">
        <w:t xml:space="preserve">Plug-in for Docker </w:t>
      </w:r>
      <w:r>
        <w:t>(</w:t>
      </w:r>
      <w:r w:rsidR="00E0781A" w:rsidRPr="00E0781A">
        <w:t>Containerized</w:t>
      </w:r>
      <w:r w:rsidR="00AC6164">
        <w:t xml:space="preserve"> Plug-in</w:t>
      </w:r>
      <w:r>
        <w:t>)</w:t>
      </w:r>
      <w:r w:rsidR="00E0781A" w:rsidRPr="00E0781A">
        <w:t xml:space="preserve"> </w:t>
      </w:r>
      <w:r w:rsidR="00AC6164">
        <w:t xml:space="preserve">in </w:t>
      </w:r>
      <w:r w:rsidR="00E0781A" w:rsidRPr="00E0781A">
        <w:t>Kubernetes</w:t>
      </w:r>
      <w:r w:rsidR="00084DD8">
        <w:t xml:space="preserve"> or OpenShift</w:t>
      </w:r>
      <w:r w:rsidR="00E0781A" w:rsidRPr="00E0781A">
        <w:t>:</w:t>
      </w:r>
      <w:bookmarkEnd w:id="13"/>
    </w:p>
    <w:p w14:paraId="21F4F905" w14:textId="77777777" w:rsidR="008233A8" w:rsidRPr="008233A8" w:rsidRDefault="008233A8" w:rsidP="008233A8"/>
    <w:p w14:paraId="6C36C6ED" w14:textId="45CAA54E" w:rsidR="00E0781A" w:rsidRPr="00494D50" w:rsidRDefault="008233A8" w:rsidP="00DE56E8">
      <w:pPr>
        <w:ind w:left="720"/>
        <w:rPr>
          <w:rFonts w:ascii="Arial" w:hAnsi="Arial"/>
          <w:szCs w:val="18"/>
        </w:rPr>
      </w:pPr>
      <w:r w:rsidRPr="00494D50">
        <w:rPr>
          <w:rFonts w:ascii="Arial" w:hAnsi="Arial"/>
          <w:b/>
          <w:szCs w:val="18"/>
        </w:rPr>
        <w:t>NOTE:</w:t>
      </w:r>
      <w:r w:rsidRPr="00494D50">
        <w:rPr>
          <w:rFonts w:ascii="Arial" w:hAnsi="Arial"/>
          <w:szCs w:val="18"/>
        </w:rPr>
        <w:t xml:space="preserve"> </w:t>
      </w:r>
      <w:r w:rsidR="00E0781A" w:rsidRPr="00494D50">
        <w:rPr>
          <w:rFonts w:ascii="Arial" w:hAnsi="Arial"/>
          <w:szCs w:val="18"/>
        </w:rPr>
        <w:t xml:space="preserve">This section assumes that you already have </w:t>
      </w:r>
      <w:r w:rsidR="00E0781A" w:rsidRPr="00220C5E">
        <w:rPr>
          <w:rFonts w:ascii="Arial" w:hAnsi="Arial"/>
          <w:b/>
          <w:szCs w:val="18"/>
        </w:rPr>
        <w:t>Kubernetes</w:t>
      </w:r>
      <w:r w:rsidR="00084DD8">
        <w:rPr>
          <w:rFonts w:ascii="Arial" w:hAnsi="Arial"/>
          <w:szCs w:val="18"/>
        </w:rPr>
        <w:t xml:space="preserve"> or </w:t>
      </w:r>
      <w:r w:rsidR="00084DD8" w:rsidRPr="00220C5E">
        <w:rPr>
          <w:rFonts w:ascii="Arial" w:hAnsi="Arial"/>
          <w:b/>
          <w:szCs w:val="18"/>
        </w:rPr>
        <w:t>OpenShift</w:t>
      </w:r>
      <w:r w:rsidR="00E0781A" w:rsidRPr="00494D50">
        <w:rPr>
          <w:rFonts w:ascii="Arial" w:hAnsi="Arial"/>
          <w:szCs w:val="18"/>
        </w:rPr>
        <w:t xml:space="preserve"> </w:t>
      </w:r>
      <w:r w:rsidRPr="00494D50">
        <w:rPr>
          <w:rFonts w:ascii="Arial" w:hAnsi="Arial"/>
          <w:szCs w:val="18"/>
        </w:rPr>
        <w:t>deployed</w:t>
      </w:r>
      <w:r w:rsidR="00084DD8">
        <w:rPr>
          <w:rFonts w:ascii="Arial" w:hAnsi="Arial"/>
          <w:szCs w:val="18"/>
        </w:rPr>
        <w:t xml:space="preserve"> in your environment,</w:t>
      </w:r>
      <w:r w:rsidRPr="00494D50">
        <w:rPr>
          <w:rFonts w:ascii="Arial" w:hAnsi="Arial"/>
          <w:szCs w:val="18"/>
        </w:rPr>
        <w:t xml:space="preserve"> in order to run the following commands.</w:t>
      </w:r>
      <w:r w:rsidR="00E0781A" w:rsidRPr="00494D50">
        <w:rPr>
          <w:rFonts w:ascii="Arial" w:hAnsi="Arial"/>
          <w:szCs w:val="18"/>
        </w:rPr>
        <w:t xml:space="preserve"> </w:t>
      </w:r>
    </w:p>
    <w:p w14:paraId="35A399E4" w14:textId="77777777" w:rsidR="00D7583A" w:rsidRDefault="00D7583A" w:rsidP="00FE0C83">
      <w:pPr>
        <w:pStyle w:val="Heading5"/>
        <w:rPr>
          <w:rFonts w:ascii="Arial Bold" w:hAnsi="Arial Bold"/>
          <w:szCs w:val="20"/>
        </w:rPr>
      </w:pPr>
      <w:bookmarkStart w:id="14" w:name="_Automated_installer_for"/>
      <w:bookmarkEnd w:id="14"/>
    </w:p>
    <w:p w14:paraId="421A3750" w14:textId="77777777" w:rsidR="006B5CD6" w:rsidRPr="00DE56E8" w:rsidRDefault="006B5CD6" w:rsidP="006B5CD6">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contextualSpacing w:val="0"/>
        <w:rPr>
          <w:rFonts w:ascii="Arial" w:hAnsi="Arial"/>
          <w:b/>
          <w:szCs w:val="18"/>
        </w:rPr>
      </w:pPr>
      <w:r w:rsidRPr="00DE56E8">
        <w:rPr>
          <w:rFonts w:ascii="Arial" w:hAnsi="Arial"/>
          <w:b/>
          <w:szCs w:val="18"/>
        </w:rPr>
        <w:t>Install the iSCSI and Multipath packages</w:t>
      </w:r>
    </w:p>
    <w:p w14:paraId="1D95AE28" w14:textId="02C8CE16" w:rsidR="00FE47D9" w:rsidRPr="006B5CD6" w:rsidRDefault="00FE47D9" w:rsidP="006B5CD6">
      <w:pPr>
        <w:pStyle w:val="ListParagraph"/>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nsolas"/>
          <w:color w:val="24292E"/>
          <w:szCs w:val="20"/>
          <w:bdr w:val="none" w:sz="0" w:space="0" w:color="auto" w:frame="1"/>
        </w:rPr>
      </w:pPr>
      <w:r w:rsidRPr="006B5CD6">
        <w:rPr>
          <w:rFonts w:ascii="Consolas" w:hAnsi="Consolas" w:cs="Consolas"/>
          <w:color w:val="24292E"/>
          <w:szCs w:val="20"/>
          <w:bdr w:val="none" w:sz="0" w:space="0" w:color="auto" w:frame="1"/>
        </w:rPr>
        <w:t>yum install -y iscsi-initiator-utils device-mapper-multipath</w:t>
      </w:r>
    </w:p>
    <w:p w14:paraId="6DCBDBE6" w14:textId="77777777" w:rsidR="006B5CD6" w:rsidRDefault="006B5CD6" w:rsidP="00DE56E8">
      <w:pPr>
        <w:rPr>
          <w:rFonts w:ascii="Consolas" w:hAnsi="Consolas" w:cs="Consolas"/>
          <w:color w:val="24292E"/>
          <w:szCs w:val="20"/>
          <w:bdr w:val="none" w:sz="0" w:space="0" w:color="auto" w:frame="1"/>
        </w:rPr>
      </w:pPr>
    </w:p>
    <w:p w14:paraId="6820B08F" w14:textId="5DE44D48" w:rsidR="00FE47D9" w:rsidRPr="00DE56E8" w:rsidRDefault="006B5CD6" w:rsidP="00DE56E8">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contextualSpacing w:val="0"/>
        <w:rPr>
          <w:rFonts w:ascii="Arial" w:hAnsi="Arial"/>
          <w:b/>
          <w:szCs w:val="18"/>
        </w:rPr>
      </w:pPr>
      <w:r w:rsidRPr="00DE56E8">
        <w:rPr>
          <w:rFonts w:ascii="Arial" w:hAnsi="Arial"/>
          <w:b/>
          <w:szCs w:val="18"/>
        </w:rPr>
        <w:t>Configure /etc/multipath.conf</w:t>
      </w:r>
      <w:r w:rsidR="00FE47D9" w:rsidRPr="00DE56E8">
        <w:rPr>
          <w:rFonts w:ascii="Arial" w:hAnsi="Arial"/>
          <w:b/>
          <w:szCs w:val="18"/>
        </w:rPr>
        <w:t xml:space="preserve">      </w:t>
      </w:r>
    </w:p>
    <w:p w14:paraId="43FEECCF" w14:textId="41D92C10" w:rsidR="00FE47D9"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Pr>
          <w:rFonts w:ascii="Consolas" w:hAnsi="Consolas" w:cs="Consolas"/>
          <w:color w:val="24292E"/>
          <w:sz w:val="20"/>
          <w:szCs w:val="20"/>
          <w:bdr w:val="none" w:sz="0" w:space="0" w:color="auto" w:frame="1"/>
        </w:rPr>
        <w:t>$ vi /etc/multipath.conf</w:t>
      </w:r>
    </w:p>
    <w:p w14:paraId="6F198A3D" w14:textId="77777777" w:rsidR="006B5CD6" w:rsidRDefault="006B5CD6" w:rsidP="0077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p>
    <w:p w14:paraId="2BEF68D2" w14:textId="181218FF" w:rsidR="006B5CD6" w:rsidRPr="00DE56E8" w:rsidRDefault="006B5CD6" w:rsidP="0077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Pr>
          <w:rFonts w:asciiTheme="minorHAnsi" w:hAnsiTheme="minorHAnsi" w:cstheme="minorHAnsi"/>
          <w:color w:val="24292E"/>
          <w:sz w:val="20"/>
          <w:szCs w:val="20"/>
          <w:bdr w:val="none" w:sz="0" w:space="0" w:color="auto" w:frame="1"/>
        </w:rPr>
      </w:pPr>
      <w:r w:rsidRPr="00DE56E8">
        <w:rPr>
          <w:rFonts w:asciiTheme="minorHAnsi" w:hAnsiTheme="minorHAnsi" w:cstheme="minorHAnsi"/>
          <w:color w:val="24292E"/>
          <w:sz w:val="20"/>
          <w:szCs w:val="20"/>
          <w:bdr w:val="none" w:sz="0" w:space="0" w:color="auto" w:frame="1"/>
        </w:rPr>
        <w:t>Copy the following</w:t>
      </w:r>
      <w:r w:rsidR="00772D64" w:rsidRPr="00DE56E8">
        <w:rPr>
          <w:rFonts w:asciiTheme="minorHAnsi" w:hAnsiTheme="minorHAnsi" w:cstheme="minorHAnsi"/>
          <w:color w:val="24292E"/>
          <w:sz w:val="20"/>
          <w:szCs w:val="20"/>
          <w:bdr w:val="none" w:sz="0" w:space="0" w:color="auto" w:frame="1"/>
        </w:rPr>
        <w:t xml:space="preserve"> into /etc/multipath.conf</w:t>
      </w:r>
    </w:p>
    <w:p w14:paraId="564366F0"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defaults {</w:t>
      </w:r>
    </w:p>
    <w:p w14:paraId="72D0D61C"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polling_interval 10</w:t>
      </w:r>
    </w:p>
    <w:p w14:paraId="50B2DC11"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max_fds 8192</w:t>
      </w:r>
    </w:p>
    <w:p w14:paraId="78B16797"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w:t>
      </w:r>
    </w:p>
    <w:p w14:paraId="48E00FE1"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p>
    <w:p w14:paraId="56CE06AD"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devices {</w:t>
      </w:r>
    </w:p>
    <w:p w14:paraId="38E2EFD1"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device {</w:t>
      </w:r>
    </w:p>
    <w:p w14:paraId="7516FE03"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vendor                  "3PARdata"</w:t>
      </w:r>
    </w:p>
    <w:p w14:paraId="0E1BB82C"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product                 "VV"</w:t>
      </w:r>
    </w:p>
    <w:p w14:paraId="587525DB"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no_path_retry           18</w:t>
      </w:r>
    </w:p>
    <w:p w14:paraId="213A3367"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features                "0"</w:t>
      </w:r>
    </w:p>
    <w:p w14:paraId="50D2BF06"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hardware_handler        "0"</w:t>
      </w:r>
    </w:p>
    <w:p w14:paraId="3FF72365"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path_grouping_policy    multibus</w:t>
      </w:r>
    </w:p>
    <w:p w14:paraId="0715A7D8"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#getuid_callout         "/lib/udev/scsi_id --whitelisted --device=/dev/%n"</w:t>
      </w:r>
    </w:p>
    <w:p w14:paraId="64D4CE40"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path_selector           "round-robin 0"</w:t>
      </w:r>
    </w:p>
    <w:p w14:paraId="52F963B6"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rr_weight               uniform</w:t>
      </w:r>
    </w:p>
    <w:p w14:paraId="44731DA0"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rr_min_io_rq            1</w:t>
      </w:r>
    </w:p>
    <w:p w14:paraId="0F445B2B"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path_checker            tur</w:t>
      </w:r>
    </w:p>
    <w:p w14:paraId="4C6A4481"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failback                immediate</w:t>
      </w:r>
    </w:p>
    <w:p w14:paraId="23D2F86F"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bdr w:val="none" w:sz="0" w:space="0" w:color="auto" w:frame="1"/>
          <w:lang w:val="en-GB" w:eastAsia="en-GB"/>
        </w:rPr>
      </w:pPr>
      <w:r w:rsidRPr="006B5CD6">
        <w:rPr>
          <w:rFonts w:ascii="Consolas" w:hAnsi="Consolas" w:cs="Courier New"/>
          <w:color w:val="24292E"/>
          <w:szCs w:val="18"/>
          <w:bdr w:val="none" w:sz="0" w:space="0" w:color="auto" w:frame="1"/>
          <w:lang w:val="en-GB" w:eastAsia="en-GB"/>
        </w:rPr>
        <w:t xml:space="preserve">                }</w:t>
      </w:r>
    </w:p>
    <w:p w14:paraId="6F917F8E" w14:textId="77777777" w:rsidR="006B5CD6" w:rsidRPr="006B5CD6" w:rsidRDefault="006B5CD6"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Cs w:val="18"/>
          <w:lang w:val="en-GB" w:eastAsia="en-GB"/>
        </w:rPr>
      </w:pPr>
      <w:r w:rsidRPr="006B5CD6">
        <w:rPr>
          <w:rFonts w:ascii="Consolas" w:hAnsi="Consolas" w:cs="Courier New"/>
          <w:color w:val="24292E"/>
          <w:szCs w:val="18"/>
          <w:bdr w:val="none" w:sz="0" w:space="0" w:color="auto" w:frame="1"/>
          <w:lang w:val="en-GB" w:eastAsia="en-GB"/>
        </w:rPr>
        <w:t xml:space="preserve">        }</w:t>
      </w:r>
    </w:p>
    <w:p w14:paraId="437C3CDA" w14:textId="77777777" w:rsidR="006B5CD6" w:rsidRDefault="006B5CD6" w:rsidP="0077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p>
    <w:p w14:paraId="20DD270A" w14:textId="5F2F819F" w:rsidR="00772D64" w:rsidRPr="00DE56E8" w:rsidRDefault="00772D64" w:rsidP="0077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Pr>
          <w:rFonts w:asciiTheme="minorHAnsi" w:hAnsiTheme="minorHAnsi" w:cstheme="minorHAnsi"/>
          <w:color w:val="24292E"/>
          <w:sz w:val="20"/>
          <w:szCs w:val="20"/>
          <w:bdr w:val="none" w:sz="0" w:space="0" w:color="auto" w:frame="1"/>
        </w:rPr>
      </w:pPr>
      <w:r w:rsidRPr="00DE56E8">
        <w:rPr>
          <w:rFonts w:asciiTheme="minorHAnsi" w:hAnsiTheme="minorHAnsi" w:cstheme="minorHAnsi"/>
          <w:color w:val="24292E"/>
          <w:sz w:val="20"/>
          <w:szCs w:val="20"/>
          <w:bdr w:val="none" w:sz="0" w:space="0" w:color="auto" w:frame="1"/>
        </w:rPr>
        <w:t xml:space="preserve">Enable the </w:t>
      </w:r>
      <w:r w:rsidRPr="00DE56E8">
        <w:rPr>
          <w:rFonts w:asciiTheme="minorHAnsi" w:hAnsiTheme="minorHAnsi" w:cstheme="minorHAnsi"/>
          <w:b/>
          <w:color w:val="24292E"/>
          <w:sz w:val="20"/>
          <w:szCs w:val="20"/>
          <w:bdr w:val="none" w:sz="0" w:space="0" w:color="auto" w:frame="1"/>
        </w:rPr>
        <w:t>iscsid</w:t>
      </w:r>
      <w:r w:rsidRPr="00DE56E8">
        <w:rPr>
          <w:rFonts w:asciiTheme="minorHAnsi" w:hAnsiTheme="minorHAnsi" w:cstheme="minorHAnsi"/>
          <w:color w:val="24292E"/>
          <w:sz w:val="20"/>
          <w:szCs w:val="20"/>
          <w:bdr w:val="none" w:sz="0" w:space="0" w:color="auto" w:frame="1"/>
        </w:rPr>
        <w:t xml:space="preserve"> and </w:t>
      </w:r>
      <w:r w:rsidRPr="00DE56E8">
        <w:rPr>
          <w:rFonts w:asciiTheme="minorHAnsi" w:hAnsiTheme="minorHAnsi" w:cstheme="minorHAnsi"/>
          <w:b/>
          <w:color w:val="24292E"/>
          <w:sz w:val="20"/>
          <w:szCs w:val="20"/>
          <w:bdr w:val="none" w:sz="0" w:space="0" w:color="auto" w:frame="1"/>
        </w:rPr>
        <w:t>multipathd</w:t>
      </w:r>
      <w:r w:rsidRPr="00DE56E8">
        <w:rPr>
          <w:rFonts w:asciiTheme="minorHAnsi" w:hAnsiTheme="minorHAnsi" w:cstheme="minorHAnsi"/>
          <w:color w:val="24292E"/>
          <w:sz w:val="20"/>
          <w:szCs w:val="20"/>
          <w:bdr w:val="none" w:sz="0" w:space="0" w:color="auto" w:frame="1"/>
        </w:rPr>
        <w:t xml:space="preserve"> services</w:t>
      </w:r>
    </w:p>
    <w:p w14:paraId="1A190782" w14:textId="77777777" w:rsidR="00772D64" w:rsidRDefault="00FE47D9"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E47D9">
        <w:rPr>
          <w:rFonts w:ascii="Consolas" w:hAnsi="Consolas" w:cs="Consolas"/>
          <w:color w:val="24292E"/>
          <w:sz w:val="20"/>
          <w:szCs w:val="20"/>
          <w:bdr w:val="none" w:sz="0" w:space="0" w:color="auto" w:frame="1"/>
        </w:rPr>
        <w:t>$ systemctl enable iscsid multipathd</w:t>
      </w:r>
    </w:p>
    <w:p w14:paraId="4C1BF8B2" w14:textId="4D41C58A" w:rsidR="00FE47D9" w:rsidRPr="00772D64" w:rsidRDefault="00FE47D9" w:rsidP="00772D64">
      <w:pPr>
        <w:shd w:val="clear" w:color="auto" w:fill="DCDEDF" w:themeFill="text1"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4292E"/>
          <w:sz w:val="20"/>
          <w:szCs w:val="20"/>
          <w:bdr w:val="none" w:sz="0" w:space="0" w:color="auto" w:frame="1"/>
        </w:rPr>
      </w:pPr>
      <w:r w:rsidRPr="00FE47D9">
        <w:rPr>
          <w:rFonts w:ascii="Consolas" w:hAnsi="Consolas" w:cs="Consolas"/>
          <w:color w:val="24292E"/>
          <w:sz w:val="20"/>
          <w:szCs w:val="20"/>
          <w:bdr w:val="none" w:sz="0" w:space="0" w:color="auto" w:frame="1"/>
        </w:rPr>
        <w:t>$ systemctl start iscsid multipathd</w:t>
      </w:r>
    </w:p>
    <w:p w14:paraId="036991BF" w14:textId="77777777" w:rsidR="00FE47D9" w:rsidRDefault="00FE47D9" w:rsidP="00FE47D9">
      <w:pPr>
        <w:pStyle w:val="ListParagraph"/>
        <w:spacing w:after="120"/>
        <w:rPr>
          <w:b/>
        </w:rPr>
      </w:pPr>
    </w:p>
    <w:p w14:paraId="176D6E07" w14:textId="1A010B1E" w:rsidR="001D7772" w:rsidRPr="006C4C8C" w:rsidRDefault="00C00727" w:rsidP="006C4C8C">
      <w:pPr>
        <w:pStyle w:val="ListParagraph"/>
        <w:numPr>
          <w:ilvl w:val="0"/>
          <w:numId w:val="34"/>
        </w:numPr>
        <w:spacing w:after="120"/>
        <w:rPr>
          <w:b/>
        </w:rPr>
      </w:pPr>
      <w:r w:rsidRPr="006C4C8C">
        <w:rPr>
          <w:b/>
        </w:rPr>
        <w:t xml:space="preserve">Configure </w:t>
      </w:r>
      <w:r w:rsidR="00D7583A" w:rsidRPr="006C4C8C">
        <w:rPr>
          <w:b/>
          <w:shd w:val="clear" w:color="auto" w:fill="DCDEDF" w:themeFill="text1" w:themeFillTint="99"/>
        </w:rPr>
        <w:t>MountFlags</w:t>
      </w:r>
      <w:r w:rsidRPr="006C4C8C">
        <w:rPr>
          <w:b/>
        </w:rPr>
        <w:t xml:space="preserve"> in the Docker service</w:t>
      </w:r>
      <w:r w:rsidR="00084DD8" w:rsidRPr="006C4C8C">
        <w:rPr>
          <w:b/>
        </w:rPr>
        <w:t xml:space="preserve"> to allow shared access to Docker v</w:t>
      </w:r>
      <w:r w:rsidRPr="006C4C8C">
        <w:rPr>
          <w:b/>
        </w:rPr>
        <w:t>olumes</w:t>
      </w:r>
    </w:p>
    <w:p w14:paraId="37DE37E6" w14:textId="77777777" w:rsidR="00384CDA" w:rsidRPr="006C4C8C" w:rsidRDefault="00C00727" w:rsidP="006C4C8C">
      <w:pPr>
        <w:pStyle w:val="Caption"/>
        <w:shd w:val="clear" w:color="auto" w:fill="DCDEDF" w:themeFill="text1" w:themeFillTint="99"/>
        <w:spacing w:after="0"/>
        <w:ind w:left="720"/>
        <w:rPr>
          <w:rFonts w:ascii="Consolas" w:hAnsi="Consolas"/>
        </w:rPr>
      </w:pPr>
      <w:r w:rsidRPr="006C4C8C">
        <w:rPr>
          <w:rFonts w:ascii="Consolas" w:hAnsi="Consolas"/>
        </w:rPr>
        <w:t>$ vi /usr/lib/systemd/system/docker.service</w:t>
      </w:r>
    </w:p>
    <w:p w14:paraId="2A55AC10" w14:textId="77777777" w:rsidR="00384CDA" w:rsidRPr="006C4C8C" w:rsidRDefault="00C00727" w:rsidP="006C4C8C">
      <w:pPr>
        <w:pStyle w:val="Caption"/>
        <w:shd w:val="clear" w:color="auto" w:fill="DCDEDF" w:themeFill="text1" w:themeFillTint="99"/>
        <w:spacing w:after="0"/>
        <w:ind w:left="720"/>
        <w:rPr>
          <w:rFonts w:ascii="Consolas" w:hAnsi="Consolas"/>
        </w:rPr>
      </w:pPr>
      <w:r w:rsidRPr="006C4C8C">
        <w:rPr>
          <w:rFonts w:ascii="Consolas" w:hAnsi="Consolas"/>
          <w:shd w:val="clear" w:color="auto" w:fill="DCDEDF" w:themeFill="text1" w:themeFillTint="99"/>
        </w:rPr>
        <w:t xml:space="preserve">Change </w:t>
      </w:r>
      <w:r w:rsidRPr="006C4C8C">
        <w:rPr>
          <w:rFonts w:ascii="Consolas" w:hAnsi="Consolas"/>
          <w:b/>
          <w:shd w:val="clear" w:color="auto" w:fill="DCDEDF" w:themeFill="text1" w:themeFillTint="99"/>
        </w:rPr>
        <w:t>MountFlags=slave</w:t>
      </w:r>
      <w:r w:rsidRPr="006C4C8C">
        <w:rPr>
          <w:rFonts w:ascii="Consolas" w:hAnsi="Consolas"/>
          <w:shd w:val="clear" w:color="auto" w:fill="DCDEDF" w:themeFill="text1" w:themeFillTint="99"/>
        </w:rPr>
        <w:t xml:space="preserve"> to </w:t>
      </w:r>
      <w:r w:rsidRPr="006C4C8C">
        <w:rPr>
          <w:rFonts w:ascii="Consolas" w:hAnsi="Consolas"/>
          <w:b/>
          <w:shd w:val="clear" w:color="auto" w:fill="DCDEDF" w:themeFill="text1" w:themeFillTint="99"/>
        </w:rPr>
        <w:t>MountFlags=shared</w:t>
      </w:r>
      <w:r w:rsidRPr="006C4C8C">
        <w:rPr>
          <w:rFonts w:ascii="Consolas" w:hAnsi="Consolas"/>
          <w:shd w:val="clear" w:color="auto" w:fill="DCDEDF" w:themeFill="text1" w:themeFillTint="99"/>
        </w:rPr>
        <w:t xml:space="preserve"> (default is </w:t>
      </w:r>
      <w:r w:rsidRPr="006C4C8C">
        <w:rPr>
          <w:rFonts w:ascii="Consolas" w:hAnsi="Consolas"/>
          <w:b/>
          <w:shd w:val="clear" w:color="auto" w:fill="DCDEDF" w:themeFill="text1" w:themeFillTint="99"/>
        </w:rPr>
        <w:t>slave</w:t>
      </w:r>
      <w:r w:rsidRPr="006C4C8C">
        <w:rPr>
          <w:rFonts w:ascii="Consolas" w:hAnsi="Consolas"/>
          <w:shd w:val="clear" w:color="auto" w:fill="DCDEDF" w:themeFill="text1" w:themeFillTint="99"/>
        </w:rPr>
        <w:t>)</w:t>
      </w:r>
      <w:r w:rsidRPr="006C4C8C">
        <w:rPr>
          <w:rFonts w:ascii="Consolas" w:hAnsi="Consolas"/>
        </w:rPr>
        <w:t xml:space="preserve"> </w:t>
      </w:r>
    </w:p>
    <w:p w14:paraId="1D54E6F5" w14:textId="0DC61BDB" w:rsidR="00C00727" w:rsidRPr="006C4C8C" w:rsidRDefault="00C00727" w:rsidP="006C4C8C">
      <w:pPr>
        <w:pStyle w:val="Caption"/>
        <w:spacing w:before="120" w:after="120"/>
        <w:ind w:left="720"/>
      </w:pPr>
      <w:r w:rsidRPr="006C4C8C">
        <w:t xml:space="preserve">Save </w:t>
      </w:r>
      <w:r w:rsidR="006C4C8C">
        <w:t>and exit</w:t>
      </w:r>
    </w:p>
    <w:p w14:paraId="7E836B14" w14:textId="5E45CE48" w:rsidR="00C00727" w:rsidRPr="006C4C8C" w:rsidRDefault="001D7772" w:rsidP="00084DD8">
      <w:pPr>
        <w:pStyle w:val="Caption"/>
        <w:numPr>
          <w:ilvl w:val="0"/>
          <w:numId w:val="34"/>
        </w:numPr>
        <w:rPr>
          <w:b/>
        </w:rPr>
      </w:pPr>
      <w:r w:rsidRPr="006C4C8C">
        <w:rPr>
          <w:b/>
        </w:rPr>
        <w:t>R</w:t>
      </w:r>
      <w:r w:rsidR="00C00727" w:rsidRPr="006C4C8C">
        <w:rPr>
          <w:b/>
        </w:rPr>
        <w:t xml:space="preserve">estart the docker daemon </w:t>
      </w:r>
    </w:p>
    <w:p w14:paraId="12AFC824" w14:textId="3498208B" w:rsidR="00C00727" w:rsidRPr="00084DD8" w:rsidRDefault="001D7772" w:rsidP="00384CDA">
      <w:pPr>
        <w:pStyle w:val="Caption"/>
        <w:shd w:val="clear" w:color="auto" w:fill="DCDEDF" w:themeFill="text1" w:themeFillTint="99"/>
        <w:spacing w:after="0"/>
        <w:ind w:left="720"/>
        <w:rPr>
          <w:rFonts w:ascii="Consolas" w:hAnsi="Consolas"/>
        </w:rPr>
      </w:pPr>
      <w:r w:rsidRPr="00084DD8">
        <w:rPr>
          <w:rFonts w:ascii="Consolas" w:hAnsi="Consolas"/>
        </w:rPr>
        <w:t xml:space="preserve">$ </w:t>
      </w:r>
      <w:r w:rsidR="00C00727" w:rsidRPr="00084DD8">
        <w:rPr>
          <w:rFonts w:ascii="Consolas" w:hAnsi="Consolas"/>
        </w:rPr>
        <w:t>systemctl daemon-reload</w:t>
      </w:r>
    </w:p>
    <w:p w14:paraId="7C9DD9E0" w14:textId="4B2541D2" w:rsidR="00C00727" w:rsidRPr="00084DD8" w:rsidRDefault="001D7772" w:rsidP="00384CDA">
      <w:pPr>
        <w:pStyle w:val="Caption"/>
        <w:shd w:val="clear" w:color="auto" w:fill="DCDEDF" w:themeFill="text1" w:themeFillTint="99"/>
        <w:spacing w:after="0"/>
        <w:ind w:left="720"/>
      </w:pPr>
      <w:r w:rsidRPr="00084DD8">
        <w:rPr>
          <w:rFonts w:ascii="Consolas" w:hAnsi="Consolas"/>
        </w:rPr>
        <w:t xml:space="preserve">$ </w:t>
      </w:r>
      <w:r w:rsidR="00C00727" w:rsidRPr="00084DD8">
        <w:rPr>
          <w:rFonts w:ascii="Consolas" w:hAnsi="Consolas"/>
        </w:rPr>
        <w:t>systemctl restart docker.service</w:t>
      </w:r>
    </w:p>
    <w:p w14:paraId="6723A86F" w14:textId="60248E2C" w:rsidR="00464143" w:rsidRDefault="00464143"/>
    <w:p w14:paraId="652CAE09" w14:textId="4124A4B1" w:rsidR="00D7583A" w:rsidRPr="006C4C8C" w:rsidRDefault="00D7583A" w:rsidP="006C4C8C">
      <w:pPr>
        <w:pStyle w:val="ListParagraph"/>
        <w:numPr>
          <w:ilvl w:val="0"/>
          <w:numId w:val="34"/>
        </w:numPr>
        <w:spacing w:after="120"/>
        <w:rPr>
          <w:b/>
        </w:rPr>
      </w:pPr>
      <w:r w:rsidRPr="006C4C8C">
        <w:rPr>
          <w:b/>
        </w:rPr>
        <w:t xml:space="preserve">Setup the </w:t>
      </w:r>
      <w:r w:rsidR="00161337" w:rsidRPr="006C4C8C">
        <w:rPr>
          <w:b/>
        </w:rPr>
        <w:t xml:space="preserve">Docker </w:t>
      </w:r>
      <w:r w:rsidR="006C4C8C" w:rsidRPr="006C4C8C">
        <w:rPr>
          <w:b/>
        </w:rPr>
        <w:t>plugin c</w:t>
      </w:r>
      <w:r w:rsidRPr="006C4C8C">
        <w:rPr>
          <w:b/>
        </w:rPr>
        <w:t>onfiguration file</w:t>
      </w:r>
    </w:p>
    <w:p w14:paraId="39D53835" w14:textId="51B97B9B" w:rsidR="00464143" w:rsidRDefault="00464143"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mkdir –p </w:t>
      </w:r>
      <w:r w:rsidRPr="00464143">
        <w:rPr>
          <w:rStyle w:val="HTMLCode"/>
          <w:rFonts w:ascii="Consolas" w:hAnsi="Consolas" w:cs="Consolas"/>
          <w:color w:val="24292E"/>
          <w:bdr w:val="none" w:sz="0" w:space="0" w:color="auto" w:frame="1"/>
        </w:rPr>
        <w:t>/etc/hpedockerplugin/</w:t>
      </w:r>
    </w:p>
    <w:p w14:paraId="53C7C5B2" w14:textId="1573E3FF" w:rsidR="00464143" w:rsidRDefault="00464143" w:rsidP="00384CDA">
      <w:pPr>
        <w:pStyle w:val="HTMLPreformatted"/>
        <w:shd w:val="clear" w:color="auto" w:fill="DCDEDF" w:themeFill="text1" w:themeFillTint="99"/>
        <w:spacing w:after="120"/>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vi hpe.conf</w:t>
      </w:r>
    </w:p>
    <w:p w14:paraId="726DE35E" w14:textId="023503AB" w:rsidR="00D7583A" w:rsidRPr="00D7583A" w:rsidRDefault="00464143" w:rsidP="00BE60E4">
      <w:pPr>
        <w:pStyle w:val="NormalWeb"/>
        <w:spacing w:after="240"/>
        <w:ind w:left="720"/>
        <w:rPr>
          <w:rFonts w:ascii="Arial" w:hAnsi="Arial"/>
          <w:sz w:val="20"/>
          <w:szCs w:val="18"/>
        </w:rPr>
      </w:pPr>
      <w:r>
        <w:rPr>
          <w:rFonts w:ascii="Arial" w:hAnsi="Arial"/>
          <w:sz w:val="20"/>
          <w:szCs w:val="18"/>
        </w:rPr>
        <w:t>Copy the contents from</w:t>
      </w:r>
      <w:r w:rsidR="00BE60E4">
        <w:rPr>
          <w:rFonts w:ascii="Arial" w:hAnsi="Arial"/>
          <w:sz w:val="20"/>
          <w:szCs w:val="18"/>
        </w:rPr>
        <w:t xml:space="preserve"> the</w:t>
      </w:r>
      <w:r>
        <w:rPr>
          <w:rFonts w:ascii="Arial" w:hAnsi="Arial"/>
          <w:sz w:val="20"/>
          <w:szCs w:val="18"/>
        </w:rPr>
        <w:t xml:space="preserve"> sample</w:t>
      </w:r>
      <w:r w:rsidR="00D7583A" w:rsidRPr="00D7583A">
        <w:rPr>
          <w:rFonts w:ascii="Arial" w:hAnsi="Arial"/>
          <w:sz w:val="20"/>
          <w:szCs w:val="18"/>
        </w:rPr>
        <w:t xml:space="preserve"> </w:t>
      </w:r>
      <w:r w:rsidRPr="006C4C8C">
        <w:rPr>
          <w:rFonts w:ascii="Arial" w:hAnsi="Arial"/>
          <w:b/>
          <w:sz w:val="20"/>
          <w:szCs w:val="18"/>
          <w:shd w:val="clear" w:color="auto" w:fill="DCDEDF" w:themeFill="text1" w:themeFillTint="99"/>
        </w:rPr>
        <w:t>hpe.conf</w:t>
      </w:r>
      <w:r w:rsidR="00D7583A" w:rsidRPr="00D7583A">
        <w:rPr>
          <w:rFonts w:ascii="Arial" w:hAnsi="Arial"/>
          <w:sz w:val="20"/>
          <w:szCs w:val="18"/>
        </w:rPr>
        <w:t xml:space="preserve"> file</w:t>
      </w:r>
      <w:r w:rsidR="00BE60E4">
        <w:rPr>
          <w:rFonts w:ascii="Arial" w:hAnsi="Arial"/>
          <w:sz w:val="20"/>
          <w:szCs w:val="18"/>
        </w:rPr>
        <w:t>, based on your storage configuration</w:t>
      </w:r>
      <w:r w:rsidR="00D7583A" w:rsidRPr="00D7583A">
        <w:rPr>
          <w:rFonts w:ascii="Arial" w:hAnsi="Arial"/>
          <w:sz w:val="20"/>
          <w:szCs w:val="18"/>
        </w:rPr>
        <w:t xml:space="preserve"> for</w:t>
      </w:r>
      <w:r>
        <w:rPr>
          <w:rFonts w:ascii="Arial" w:hAnsi="Arial"/>
          <w:sz w:val="20"/>
          <w:szCs w:val="18"/>
        </w:rPr>
        <w:t xml:space="preserve"> either </w:t>
      </w:r>
      <w:r w:rsidR="00D7583A" w:rsidRPr="006C4C8C">
        <w:rPr>
          <w:rFonts w:ascii="Arial" w:hAnsi="Arial"/>
          <w:b/>
          <w:sz w:val="20"/>
          <w:szCs w:val="18"/>
        </w:rPr>
        <w:t xml:space="preserve">iSCSI </w:t>
      </w:r>
      <w:r w:rsidR="006C4C8C">
        <w:rPr>
          <w:rFonts w:ascii="Arial" w:hAnsi="Arial"/>
          <w:sz w:val="20"/>
          <w:szCs w:val="18"/>
        </w:rPr>
        <w:t>or</w:t>
      </w:r>
      <w:r w:rsidR="00D7583A" w:rsidRPr="006C4C8C">
        <w:rPr>
          <w:rFonts w:ascii="Arial" w:hAnsi="Arial"/>
          <w:b/>
          <w:sz w:val="20"/>
          <w:szCs w:val="18"/>
        </w:rPr>
        <w:t xml:space="preserve"> F</w:t>
      </w:r>
      <w:r w:rsidRPr="006C4C8C">
        <w:rPr>
          <w:rFonts w:ascii="Arial" w:hAnsi="Arial"/>
          <w:b/>
          <w:sz w:val="20"/>
          <w:szCs w:val="18"/>
        </w:rPr>
        <w:t>iber Channel</w:t>
      </w:r>
      <w:r w:rsidR="00BE60E4">
        <w:rPr>
          <w:rFonts w:ascii="Arial" w:hAnsi="Arial"/>
          <w:sz w:val="20"/>
          <w:szCs w:val="18"/>
        </w:rPr>
        <w:t>:</w:t>
      </w:r>
      <w:r>
        <w:rPr>
          <w:rFonts w:ascii="Arial" w:hAnsi="Arial"/>
          <w:sz w:val="20"/>
          <w:szCs w:val="18"/>
        </w:rPr>
        <w:t xml:space="preserve"> </w:t>
      </w:r>
    </w:p>
    <w:p w14:paraId="5EEA4C46" w14:textId="2C5335D0" w:rsidR="00464143" w:rsidRPr="00464143" w:rsidRDefault="00464143" w:rsidP="003C6ED7">
      <w:pPr>
        <w:pStyle w:val="NormalWeb"/>
        <w:ind w:left="720"/>
        <w:rPr>
          <w:rFonts w:ascii="Arial" w:hAnsi="Arial"/>
          <w:b/>
          <w:sz w:val="20"/>
          <w:szCs w:val="18"/>
        </w:rPr>
      </w:pPr>
      <w:r w:rsidRPr="00464143">
        <w:rPr>
          <w:rFonts w:ascii="Arial" w:hAnsi="Arial"/>
          <w:b/>
          <w:sz w:val="20"/>
          <w:szCs w:val="18"/>
        </w:rPr>
        <w:t xml:space="preserve">HPE </w:t>
      </w:r>
      <w:r w:rsidR="00D7583A" w:rsidRPr="00464143">
        <w:rPr>
          <w:rFonts w:ascii="Arial" w:hAnsi="Arial"/>
          <w:b/>
          <w:sz w:val="20"/>
          <w:szCs w:val="18"/>
        </w:rPr>
        <w:t>3PAR iSCSI: </w:t>
      </w:r>
    </w:p>
    <w:p w14:paraId="7CB887A7" w14:textId="5D7CFFC8" w:rsidR="00D7583A" w:rsidRDefault="009532A7" w:rsidP="003C6ED7">
      <w:pPr>
        <w:pStyle w:val="NormalWeb"/>
        <w:ind w:left="720"/>
        <w:rPr>
          <w:rFonts w:ascii="Arial" w:hAnsi="Arial"/>
          <w:sz w:val="20"/>
          <w:szCs w:val="18"/>
        </w:rPr>
      </w:pPr>
      <w:hyperlink r:id="rId20" w:history="1">
        <w:r w:rsidR="00464143" w:rsidRPr="00E5392C">
          <w:rPr>
            <w:rStyle w:val="Hyperlink"/>
            <w:sz w:val="20"/>
            <w:szCs w:val="18"/>
          </w:rPr>
          <w:t>https://github.com/hpe-storage/python-hpedockerplugin/blob/plugin_v2/config/hpe.conf.sample.3parISCSI</w:t>
        </w:r>
      </w:hyperlink>
      <w:r w:rsidR="00D7583A">
        <w:rPr>
          <w:rFonts w:ascii="Arial" w:hAnsi="Arial"/>
          <w:sz w:val="20"/>
          <w:szCs w:val="18"/>
        </w:rPr>
        <w:t xml:space="preserve"> </w:t>
      </w:r>
    </w:p>
    <w:p w14:paraId="622AD2BC" w14:textId="77777777" w:rsidR="003C6ED7" w:rsidRPr="00D7583A" w:rsidRDefault="003C6ED7" w:rsidP="003C6ED7">
      <w:pPr>
        <w:pStyle w:val="NormalWeb"/>
        <w:ind w:left="720"/>
        <w:rPr>
          <w:rFonts w:ascii="Arial" w:hAnsi="Arial"/>
          <w:sz w:val="20"/>
          <w:szCs w:val="18"/>
        </w:rPr>
      </w:pPr>
    </w:p>
    <w:p w14:paraId="1F6D7A25" w14:textId="0F442BA8" w:rsidR="00464143" w:rsidRPr="00464143" w:rsidRDefault="00464143" w:rsidP="003C6ED7">
      <w:pPr>
        <w:pStyle w:val="NormalWeb"/>
        <w:ind w:left="720"/>
        <w:rPr>
          <w:rFonts w:ascii="Arial" w:hAnsi="Arial"/>
          <w:b/>
          <w:sz w:val="20"/>
          <w:szCs w:val="18"/>
        </w:rPr>
      </w:pPr>
      <w:r w:rsidRPr="00464143">
        <w:rPr>
          <w:rFonts w:ascii="Arial" w:hAnsi="Arial"/>
          <w:b/>
          <w:sz w:val="20"/>
          <w:szCs w:val="18"/>
        </w:rPr>
        <w:t>HPE 3PAR Fiber Channel</w:t>
      </w:r>
      <w:r w:rsidR="00D7583A" w:rsidRPr="00464143">
        <w:rPr>
          <w:rFonts w:ascii="Arial" w:hAnsi="Arial"/>
          <w:b/>
          <w:sz w:val="20"/>
          <w:szCs w:val="18"/>
        </w:rPr>
        <w:t>:</w:t>
      </w:r>
      <w:r w:rsidRPr="00464143">
        <w:rPr>
          <w:rFonts w:ascii="Arial" w:hAnsi="Arial"/>
          <w:b/>
          <w:sz w:val="20"/>
          <w:szCs w:val="18"/>
        </w:rPr>
        <w:t xml:space="preserve"> </w:t>
      </w:r>
    </w:p>
    <w:p w14:paraId="4E391145" w14:textId="45F392CA" w:rsidR="00D7583A" w:rsidRDefault="009532A7" w:rsidP="003C6ED7">
      <w:pPr>
        <w:pStyle w:val="NormalWeb"/>
        <w:ind w:left="720"/>
        <w:rPr>
          <w:rFonts w:ascii="Arial" w:hAnsi="Arial"/>
          <w:sz w:val="20"/>
          <w:szCs w:val="18"/>
        </w:rPr>
      </w:pPr>
      <w:hyperlink r:id="rId21" w:history="1">
        <w:r w:rsidR="00D7583A" w:rsidRPr="002207FF">
          <w:rPr>
            <w:rStyle w:val="Hyperlink"/>
            <w:sz w:val="20"/>
            <w:szCs w:val="18"/>
          </w:rPr>
          <w:t>https://github.com/hpe-storage/python-hpedockerplugin/blob/plugin_v2/config/hpe.conf.sample.3parFC</w:t>
        </w:r>
      </w:hyperlink>
    </w:p>
    <w:p w14:paraId="4E56BD26" w14:textId="29CC416A" w:rsidR="00D7583A" w:rsidRPr="006C4C8C" w:rsidRDefault="003C6ED7" w:rsidP="00873BF7">
      <w:pPr>
        <w:pStyle w:val="ListParagraph"/>
        <w:numPr>
          <w:ilvl w:val="0"/>
          <w:numId w:val="34"/>
        </w:numPr>
        <w:spacing w:before="100" w:beforeAutospacing="1" w:after="120"/>
        <w:ind w:right="86"/>
        <w:rPr>
          <w:rFonts w:ascii="Arial" w:hAnsi="Arial"/>
          <w:b/>
          <w:szCs w:val="18"/>
        </w:rPr>
      </w:pPr>
      <w:r w:rsidRPr="006C4C8C">
        <w:rPr>
          <w:rFonts w:ascii="Arial" w:hAnsi="Arial"/>
          <w:b/>
          <w:szCs w:val="18"/>
        </w:rPr>
        <w:t xml:space="preserve">Deploy the HPE 3PAR Volume </w:t>
      </w:r>
      <w:r w:rsidR="00AC6164">
        <w:rPr>
          <w:rFonts w:ascii="Arial" w:hAnsi="Arial"/>
          <w:b/>
          <w:szCs w:val="18"/>
        </w:rPr>
        <w:t xml:space="preserve">Plug-In for Docker </w:t>
      </w:r>
      <w:r w:rsidRPr="006C4C8C">
        <w:rPr>
          <w:rFonts w:ascii="Arial" w:hAnsi="Arial"/>
          <w:b/>
          <w:szCs w:val="18"/>
        </w:rPr>
        <w:t xml:space="preserve">(Containerized </w:t>
      </w:r>
      <w:r w:rsidR="00AC6164">
        <w:rPr>
          <w:rFonts w:ascii="Arial" w:hAnsi="Arial"/>
          <w:b/>
          <w:szCs w:val="18"/>
        </w:rPr>
        <w:t>P</w:t>
      </w:r>
      <w:r w:rsidR="00AC6164" w:rsidRPr="006C4C8C">
        <w:rPr>
          <w:rFonts w:ascii="Arial" w:hAnsi="Arial"/>
          <w:b/>
          <w:szCs w:val="18"/>
        </w:rPr>
        <w:t>lug</w:t>
      </w:r>
      <w:r w:rsidR="00AC6164">
        <w:rPr>
          <w:rFonts w:ascii="Arial" w:hAnsi="Arial"/>
          <w:b/>
          <w:szCs w:val="18"/>
        </w:rPr>
        <w:t>-</w:t>
      </w:r>
      <w:r w:rsidRPr="006C4C8C">
        <w:rPr>
          <w:rFonts w:ascii="Arial" w:hAnsi="Arial"/>
          <w:b/>
          <w:szCs w:val="18"/>
        </w:rPr>
        <w:t>in</w:t>
      </w:r>
      <w:r w:rsidR="00AC6164">
        <w:rPr>
          <w:rFonts w:ascii="Arial" w:hAnsi="Arial"/>
          <w:b/>
          <w:szCs w:val="18"/>
        </w:rPr>
        <w:t>)</w:t>
      </w:r>
      <w:r w:rsidRPr="006C4C8C">
        <w:rPr>
          <w:rFonts w:ascii="Arial" w:hAnsi="Arial"/>
          <w:b/>
          <w:szCs w:val="18"/>
        </w:rPr>
        <w:t xml:space="preserve"> from </w:t>
      </w:r>
      <w:r w:rsidR="00384CDA" w:rsidRPr="006C4C8C">
        <w:rPr>
          <w:rFonts w:ascii="Arial" w:hAnsi="Arial"/>
          <w:b/>
          <w:szCs w:val="18"/>
        </w:rPr>
        <w:t>the</w:t>
      </w:r>
      <w:r w:rsidRPr="006C4C8C">
        <w:rPr>
          <w:rFonts w:ascii="Arial" w:hAnsi="Arial"/>
          <w:b/>
          <w:szCs w:val="18"/>
        </w:rPr>
        <w:t xml:space="preserve"> </w:t>
      </w:r>
      <w:r w:rsidR="00D7583A" w:rsidRPr="006C4C8C">
        <w:rPr>
          <w:rFonts w:ascii="Arial" w:hAnsi="Arial"/>
          <w:b/>
          <w:szCs w:val="18"/>
        </w:rPr>
        <w:t>pre</w:t>
      </w:r>
      <w:r w:rsidR="006C4C8C" w:rsidRPr="006C4C8C">
        <w:rPr>
          <w:rFonts w:ascii="Arial" w:hAnsi="Arial"/>
          <w:b/>
          <w:szCs w:val="18"/>
        </w:rPr>
        <w:t>-built</w:t>
      </w:r>
      <w:r w:rsidR="00D7583A" w:rsidRPr="006C4C8C">
        <w:rPr>
          <w:rFonts w:ascii="Arial" w:hAnsi="Arial"/>
          <w:b/>
          <w:szCs w:val="18"/>
        </w:rPr>
        <w:t xml:space="preserve"> image</w:t>
      </w:r>
      <w:r w:rsidRPr="006C4C8C">
        <w:rPr>
          <w:rFonts w:ascii="Arial" w:hAnsi="Arial"/>
          <w:b/>
          <w:szCs w:val="18"/>
        </w:rPr>
        <w:t xml:space="preserve"> available on </w:t>
      </w:r>
      <w:hyperlink r:id="rId22" w:history="1">
        <w:r w:rsidRPr="006C4C8C">
          <w:rPr>
            <w:rStyle w:val="Hyperlink"/>
            <w:b/>
            <w:szCs w:val="18"/>
          </w:rPr>
          <w:t>Docker H</w:t>
        </w:r>
        <w:r w:rsidR="00D7583A" w:rsidRPr="006C4C8C">
          <w:rPr>
            <w:rStyle w:val="Hyperlink"/>
            <w:b/>
            <w:szCs w:val="18"/>
          </w:rPr>
          <w:t>ub</w:t>
        </w:r>
      </w:hyperlink>
      <w:r w:rsidR="006C4C8C" w:rsidRPr="006C4C8C">
        <w:rPr>
          <w:rFonts w:ascii="Arial" w:hAnsi="Arial"/>
          <w:b/>
          <w:szCs w:val="18"/>
        </w:rPr>
        <w:t>:</w:t>
      </w:r>
    </w:p>
    <w:p w14:paraId="051B4C7C" w14:textId="0351D95D" w:rsidR="003C6ED7" w:rsidRDefault="003C6ED7"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cd ~</w:t>
      </w:r>
    </w:p>
    <w:p w14:paraId="40CA5714" w14:textId="55D64661" w:rsidR="003C6ED7" w:rsidRDefault="003C6ED7"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vi docker-compose.yml</w:t>
      </w:r>
    </w:p>
    <w:p w14:paraId="56CBC5CF" w14:textId="0F9D467B" w:rsidR="00D7583A" w:rsidRPr="00161337" w:rsidRDefault="003C6ED7" w:rsidP="00873BF7">
      <w:pPr>
        <w:pStyle w:val="ListParagraph"/>
        <w:spacing w:before="100" w:beforeAutospacing="1" w:after="120"/>
        <w:rPr>
          <w:rFonts w:ascii="Arial" w:hAnsi="Arial"/>
          <w:szCs w:val="18"/>
        </w:rPr>
      </w:pPr>
      <w:r>
        <w:rPr>
          <w:rFonts w:ascii="Arial" w:hAnsi="Arial"/>
          <w:szCs w:val="18"/>
        </w:rPr>
        <w:lastRenderedPageBreak/>
        <w:t xml:space="preserve">Copy the content below into the </w:t>
      </w:r>
      <w:r w:rsidR="00D7583A" w:rsidRPr="006C4C8C">
        <w:rPr>
          <w:rFonts w:ascii="Arial" w:hAnsi="Arial"/>
          <w:b/>
          <w:szCs w:val="18"/>
          <w:shd w:val="clear" w:color="auto" w:fill="DCDEDF" w:themeFill="text1" w:themeFillTint="99"/>
        </w:rPr>
        <w:t>docker-com</w:t>
      </w:r>
      <w:r w:rsidRPr="006C4C8C">
        <w:rPr>
          <w:rFonts w:ascii="Arial" w:hAnsi="Arial"/>
          <w:b/>
          <w:szCs w:val="18"/>
          <w:shd w:val="clear" w:color="auto" w:fill="DCDEDF" w:themeFill="text1" w:themeFillTint="99"/>
        </w:rPr>
        <w:t>pose.yml</w:t>
      </w:r>
      <w:r>
        <w:rPr>
          <w:rFonts w:ascii="Arial" w:hAnsi="Arial"/>
          <w:szCs w:val="18"/>
        </w:rPr>
        <w:t xml:space="preserve"> file:</w:t>
      </w:r>
    </w:p>
    <w:p w14:paraId="62706F4A"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hpedockerplugin:</w:t>
      </w:r>
    </w:p>
    <w:p w14:paraId="0E6A429A" w14:textId="4159C85E" w:rsidR="00D7583A" w:rsidRDefault="00744F93"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image: hpe</w:t>
      </w:r>
      <w:r w:rsidR="00D7583A">
        <w:rPr>
          <w:rStyle w:val="HTMLCode"/>
          <w:rFonts w:ascii="Consolas" w:hAnsi="Consolas" w:cs="Consolas"/>
          <w:color w:val="24292E"/>
          <w:bdr w:val="none" w:sz="0" w:space="0" w:color="auto" w:frame="1"/>
        </w:rPr>
        <w:t>storage/</w:t>
      </w:r>
      <w:r>
        <w:rPr>
          <w:rStyle w:val="HTMLCode"/>
          <w:rFonts w:ascii="Consolas" w:hAnsi="Consolas" w:cs="Consolas"/>
          <w:color w:val="24292E"/>
          <w:bdr w:val="none" w:sz="0" w:space="0" w:color="auto" w:frame="1"/>
        </w:rPr>
        <w:t>legacyvolumeplugin:2.1</w:t>
      </w:r>
    </w:p>
    <w:p w14:paraId="1D89C3D2"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container_name: plugin_container</w:t>
      </w:r>
    </w:p>
    <w:p w14:paraId="492A19C4"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net: host</w:t>
      </w:r>
    </w:p>
    <w:p w14:paraId="6F2B632B"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privileged: true</w:t>
      </w:r>
    </w:p>
    <w:p w14:paraId="6E886932"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volumes:</w:t>
      </w:r>
    </w:p>
    <w:p w14:paraId="023897AF"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/dev:/dev</w:t>
      </w:r>
    </w:p>
    <w:p w14:paraId="501FB312"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/run/lock:/run/lock</w:t>
      </w:r>
    </w:p>
    <w:p w14:paraId="6B25909B"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/var/lib:/var/lib</w:t>
      </w:r>
    </w:p>
    <w:p w14:paraId="1B297DB3"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/var/run/docker/plugins:/var/run/docker/plugins:rw</w:t>
      </w:r>
    </w:p>
    <w:p w14:paraId="21C80B61"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/etc:/etc</w:t>
      </w:r>
    </w:p>
    <w:p w14:paraId="1269496E"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/root/.ssh:/root/.ssh</w:t>
      </w:r>
    </w:p>
    <w:p w14:paraId="6C32B57C"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/sys:/sys</w:t>
      </w:r>
    </w:p>
    <w:p w14:paraId="70693C8C"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/root/plugin/certs:/root/plugin/certs</w:t>
      </w:r>
    </w:p>
    <w:p w14:paraId="1044B349"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/sbin/iscsiadm:/sbin/ia</w:t>
      </w:r>
    </w:p>
    <w:p w14:paraId="369EA4B4"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/lib/modules:/lib/modules</w:t>
      </w:r>
    </w:p>
    <w:p w14:paraId="7F21552B"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/lib64:/lib64</w:t>
      </w:r>
    </w:p>
    <w:p w14:paraId="3CCD5346"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/var/run/docker.sock:/var/run/docker.sock</w:t>
      </w:r>
    </w:p>
    <w:p w14:paraId="2C0079A0" w14:textId="77777777" w:rsidR="00D7583A" w:rsidRDefault="00D7583A" w:rsidP="00384CDA">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/opt/hpe/data:/opt/hpe/data:rshared</w:t>
      </w:r>
    </w:p>
    <w:p w14:paraId="16106A7D" w14:textId="35F9E508" w:rsidR="003C6ED7" w:rsidRDefault="003C6ED7" w:rsidP="00161337">
      <w:pPr>
        <w:spacing w:before="100" w:beforeAutospacing="1" w:after="100" w:afterAutospacing="1"/>
        <w:ind w:left="720"/>
        <w:rPr>
          <w:rStyle w:val="Strong"/>
          <w:rFonts w:asciiTheme="minorHAnsi" w:hAnsiTheme="minorHAnsi" w:cstheme="minorHAnsi"/>
          <w:color w:val="24292E"/>
        </w:rPr>
      </w:pPr>
      <w:r w:rsidRPr="00384CDA">
        <w:rPr>
          <w:rStyle w:val="Strong"/>
          <w:rFonts w:asciiTheme="minorHAnsi" w:hAnsiTheme="minorHAnsi" w:cstheme="minorHAnsi"/>
          <w:color w:val="24292E"/>
        </w:rPr>
        <w:t>Save and Exit</w:t>
      </w:r>
    </w:p>
    <w:p w14:paraId="51B22531" w14:textId="3A49B932" w:rsidR="00B53783" w:rsidRPr="00384CDA" w:rsidRDefault="00B53783" w:rsidP="00161337">
      <w:pPr>
        <w:spacing w:before="100" w:beforeAutospacing="1" w:after="100" w:afterAutospacing="1"/>
        <w:ind w:left="720"/>
        <w:rPr>
          <w:rStyle w:val="Strong"/>
          <w:rFonts w:asciiTheme="minorHAnsi" w:hAnsiTheme="minorHAnsi" w:cstheme="minorHAnsi"/>
          <w:color w:val="24292E"/>
        </w:rPr>
      </w:pPr>
      <w:r>
        <w:rPr>
          <w:rStyle w:val="Strong"/>
          <w:rFonts w:asciiTheme="minorHAnsi" w:hAnsiTheme="minorHAnsi" w:cstheme="minorHAnsi"/>
          <w:color w:val="24292E"/>
        </w:rPr>
        <w:t>Note: Please make sure etcd service in running state.</w:t>
      </w:r>
    </w:p>
    <w:p w14:paraId="2946B6C2" w14:textId="4FACD81B" w:rsidR="00D7583A" w:rsidRPr="00384CDA" w:rsidRDefault="00D7583A" w:rsidP="003C6ED7">
      <w:pPr>
        <w:pStyle w:val="ListParagraph"/>
        <w:numPr>
          <w:ilvl w:val="0"/>
          <w:numId w:val="34"/>
        </w:numPr>
        <w:spacing w:before="100" w:beforeAutospacing="1" w:after="100" w:afterAutospacing="1"/>
        <w:rPr>
          <w:rFonts w:cstheme="minorHAnsi"/>
          <w:color w:val="24292E"/>
        </w:rPr>
      </w:pPr>
      <w:r w:rsidRPr="00384CDA">
        <w:rPr>
          <w:rStyle w:val="Strong"/>
          <w:rFonts w:cstheme="minorHAnsi"/>
          <w:color w:val="24292E"/>
        </w:rPr>
        <w:t xml:space="preserve">Start the </w:t>
      </w:r>
      <w:r w:rsidR="00384CDA" w:rsidRPr="00384CDA">
        <w:rPr>
          <w:rStyle w:val="Strong"/>
          <w:rFonts w:cstheme="minorHAnsi"/>
          <w:color w:val="24292E"/>
        </w:rPr>
        <w:t>HPE 3PAR</w:t>
      </w:r>
      <w:r w:rsidR="006C4C8C">
        <w:rPr>
          <w:rStyle w:val="Strong"/>
          <w:rFonts w:cstheme="minorHAnsi"/>
          <w:color w:val="24292E"/>
        </w:rPr>
        <w:t xml:space="preserve"> </w:t>
      </w:r>
      <w:r w:rsidR="00B53783">
        <w:rPr>
          <w:rStyle w:val="Strong"/>
          <w:rFonts w:cstheme="minorHAnsi"/>
          <w:color w:val="24292E"/>
        </w:rPr>
        <w:t xml:space="preserve">Volume Plug-in for Docker </w:t>
      </w:r>
      <w:r w:rsidR="00384CDA" w:rsidRPr="00384CDA">
        <w:rPr>
          <w:rStyle w:val="Strong"/>
          <w:rFonts w:cstheme="minorHAnsi"/>
          <w:color w:val="24292E"/>
        </w:rPr>
        <w:t xml:space="preserve">(Containerized </w:t>
      </w:r>
      <w:r w:rsidR="00AC6164">
        <w:rPr>
          <w:rStyle w:val="Strong"/>
          <w:rFonts w:cstheme="minorHAnsi"/>
          <w:color w:val="24292E"/>
        </w:rPr>
        <w:t>P</w:t>
      </w:r>
      <w:r w:rsidR="00AC6164" w:rsidRPr="00384CDA">
        <w:rPr>
          <w:rStyle w:val="Strong"/>
          <w:rFonts w:cstheme="minorHAnsi"/>
          <w:color w:val="24292E"/>
        </w:rPr>
        <w:t>lug</w:t>
      </w:r>
      <w:r w:rsidR="00AC6164">
        <w:rPr>
          <w:rStyle w:val="Strong"/>
          <w:rFonts w:cstheme="minorHAnsi"/>
          <w:color w:val="24292E"/>
        </w:rPr>
        <w:t>-</w:t>
      </w:r>
      <w:r w:rsidR="00AC6164" w:rsidRPr="00384CDA">
        <w:rPr>
          <w:rStyle w:val="Strong"/>
          <w:rFonts w:cstheme="minorHAnsi"/>
          <w:color w:val="24292E"/>
        </w:rPr>
        <w:t>in</w:t>
      </w:r>
      <w:r w:rsidR="00AC6164">
        <w:rPr>
          <w:rStyle w:val="Strong"/>
          <w:rFonts w:cstheme="minorHAnsi"/>
          <w:color w:val="24292E"/>
        </w:rPr>
        <w:t>)</w:t>
      </w:r>
    </w:p>
    <w:p w14:paraId="18DDFCD5" w14:textId="77777777" w:rsidR="00D7583A" w:rsidRPr="00384CDA" w:rsidRDefault="00D7583A" w:rsidP="003C6ED7">
      <w:pPr>
        <w:pStyle w:val="NormalWeb"/>
        <w:spacing w:after="240"/>
        <w:ind w:left="720"/>
        <w:rPr>
          <w:rFonts w:ascii="Arial" w:hAnsi="Arial"/>
          <w:sz w:val="20"/>
          <w:szCs w:val="20"/>
        </w:rPr>
      </w:pPr>
      <w:r w:rsidRPr="00384CDA">
        <w:rPr>
          <w:rFonts w:ascii="Arial" w:hAnsi="Arial"/>
          <w:sz w:val="20"/>
          <w:szCs w:val="20"/>
        </w:rPr>
        <w:t xml:space="preserve">Make sure you are in the location of the </w:t>
      </w:r>
      <w:r w:rsidRPr="006C4C8C">
        <w:rPr>
          <w:rFonts w:ascii="Arial" w:hAnsi="Arial"/>
          <w:b/>
          <w:sz w:val="20"/>
          <w:szCs w:val="20"/>
          <w:shd w:val="clear" w:color="auto" w:fill="DCDEDF" w:themeFill="text1" w:themeFillTint="99"/>
        </w:rPr>
        <w:t>docker-compose.yml</w:t>
      </w:r>
      <w:r w:rsidRPr="00384CDA">
        <w:rPr>
          <w:rFonts w:ascii="Arial" w:hAnsi="Arial"/>
          <w:sz w:val="20"/>
          <w:szCs w:val="20"/>
        </w:rPr>
        <w:t xml:space="preserve"> file</w:t>
      </w:r>
    </w:p>
    <w:p w14:paraId="17392E61" w14:textId="77777777" w:rsidR="00D7583A" w:rsidRDefault="00D7583A" w:rsidP="00744F93">
      <w:pPr>
        <w:pStyle w:val="HTMLPreformatted"/>
        <w:shd w:val="clear" w:color="auto" w:fill="DCDEDF" w:themeFill="text1" w:themeFillTint="99"/>
        <w:ind w:left="720"/>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docker-compose up -d or</w:t>
      </w:r>
    </w:p>
    <w:p w14:paraId="5876A09A" w14:textId="5FF1EBD5" w:rsidR="00082DD9" w:rsidRDefault="00D7583A" w:rsidP="00772D64">
      <w:pPr>
        <w:pStyle w:val="HTMLPreformatted"/>
        <w:shd w:val="clear" w:color="auto" w:fill="DCDEDF" w:themeFill="text1" w:themeFillTint="99"/>
        <w:spacing w:after="120"/>
        <w:ind w:left="720"/>
        <w:rPr>
          <w:rFonts w:asciiTheme="minorHAnsi" w:hAnsiTheme="minorHAnsi"/>
          <w:b/>
          <w:iCs/>
          <w:sz w:val="20"/>
          <w:szCs w:val="18"/>
        </w:rPr>
      </w:pPr>
      <w:r>
        <w:rPr>
          <w:rStyle w:val="HTMLCode"/>
          <w:rFonts w:ascii="Consolas" w:hAnsi="Consolas" w:cs="Consolas"/>
          <w:color w:val="24292E"/>
          <w:bdr w:val="none" w:sz="0" w:space="0" w:color="auto" w:frame="1"/>
        </w:rPr>
        <w:t>$ docker-compose up 2&gt;&amp;1 | tee /tmp/plugin_logs.txt</w:t>
      </w:r>
    </w:p>
    <w:p w14:paraId="45AD52AF" w14:textId="2886DA6F" w:rsidR="00D7583A" w:rsidRPr="00744F93" w:rsidRDefault="00744F93" w:rsidP="00744F93">
      <w:pPr>
        <w:pStyle w:val="Caption"/>
        <w:spacing w:after="120"/>
        <w:ind w:left="720"/>
      </w:pPr>
      <w:r w:rsidRPr="00744F93">
        <w:rPr>
          <w:b/>
        </w:rPr>
        <w:t>Note:</w:t>
      </w:r>
      <w:r w:rsidRPr="00744F93">
        <w:t xml:space="preserve"> </w:t>
      </w:r>
      <w:r w:rsidR="00D7583A" w:rsidRPr="00744F93">
        <w:t>In case</w:t>
      </w:r>
      <w:r>
        <w:t xml:space="preserve"> you are missing </w:t>
      </w:r>
      <w:r w:rsidRPr="006C4C8C">
        <w:rPr>
          <w:b/>
          <w:shd w:val="clear" w:color="auto" w:fill="DCDEDF" w:themeFill="text1" w:themeFillTint="99"/>
        </w:rPr>
        <w:t>docker-compose</w:t>
      </w:r>
      <w:r>
        <w:t>, run the following commands:</w:t>
      </w:r>
    </w:p>
    <w:p w14:paraId="1EA5F2D6" w14:textId="4409BBEC" w:rsidR="00D7583A" w:rsidRPr="00345944" w:rsidRDefault="00D7583A" w:rsidP="00DE56E8">
      <w:pPr>
        <w:pStyle w:val="Caption"/>
        <w:shd w:val="clear" w:color="auto" w:fill="DCDEDF" w:themeFill="text1" w:themeFillTint="99"/>
        <w:spacing w:after="120"/>
        <w:ind w:left="720"/>
        <w:rPr>
          <w:rFonts w:ascii="Consolas" w:hAnsi="Consolas"/>
          <w:sz w:val="18"/>
        </w:rPr>
      </w:pPr>
      <w:r w:rsidRPr="00345944">
        <w:rPr>
          <w:rFonts w:ascii="Consolas" w:hAnsi="Consolas"/>
          <w:sz w:val="18"/>
        </w:rPr>
        <w:t>$ curl -x -L https://github.com/docker/compose/releases/download/1.21.0/docker-compose-$(uname -s)-</w:t>
      </w:r>
      <w:r w:rsidR="00345944">
        <w:rPr>
          <w:rFonts w:ascii="Consolas" w:hAnsi="Consolas"/>
          <w:sz w:val="18"/>
        </w:rPr>
        <w:t xml:space="preserve"> </w:t>
      </w:r>
      <w:r w:rsidRPr="00345944">
        <w:rPr>
          <w:rFonts w:ascii="Consolas" w:hAnsi="Consolas"/>
          <w:sz w:val="18"/>
        </w:rPr>
        <w:t>$(uname -m) -o /usr/local/bin/docker-compose</w:t>
      </w:r>
    </w:p>
    <w:p w14:paraId="5F61BE5A" w14:textId="77777777" w:rsidR="00D7583A" w:rsidRPr="00345944" w:rsidRDefault="00D7583A" w:rsidP="00744F93">
      <w:pPr>
        <w:pStyle w:val="Caption"/>
        <w:shd w:val="clear" w:color="auto" w:fill="DCDEDF" w:themeFill="text1" w:themeFillTint="99"/>
        <w:spacing w:after="0"/>
        <w:ind w:left="720"/>
        <w:rPr>
          <w:rFonts w:ascii="Consolas" w:hAnsi="Consolas"/>
          <w:sz w:val="18"/>
        </w:rPr>
      </w:pPr>
      <w:r w:rsidRPr="00345944">
        <w:rPr>
          <w:rFonts w:ascii="Consolas" w:hAnsi="Consolas"/>
          <w:sz w:val="18"/>
        </w:rPr>
        <w:t>$ sudo chmod +x /usr/local/bin/docker-compose</w:t>
      </w:r>
    </w:p>
    <w:p w14:paraId="106AC2AB" w14:textId="77777777" w:rsidR="00744F93" w:rsidRDefault="00744F93" w:rsidP="00744F93">
      <w:pPr>
        <w:pStyle w:val="Caption"/>
        <w:spacing w:after="0"/>
        <w:ind w:left="720"/>
        <w:rPr>
          <w:rFonts w:ascii="Consolas" w:hAnsi="Consolas"/>
        </w:rPr>
      </w:pPr>
    </w:p>
    <w:p w14:paraId="2E3B05C2" w14:textId="1C269D3C" w:rsidR="00D7583A" w:rsidRPr="00744F93" w:rsidRDefault="00D7583A" w:rsidP="00744F93">
      <w:pPr>
        <w:pStyle w:val="Caption"/>
        <w:spacing w:after="120"/>
        <w:ind w:left="720"/>
        <w:rPr>
          <w:rFonts w:cstheme="minorHAnsi"/>
          <w:b/>
        </w:rPr>
      </w:pPr>
      <w:r w:rsidRPr="00744F93">
        <w:rPr>
          <w:rFonts w:cstheme="minorHAnsi"/>
          <w:b/>
        </w:rPr>
        <w:t>Test the installation</w:t>
      </w:r>
    </w:p>
    <w:p w14:paraId="2958B0A8" w14:textId="77777777" w:rsidR="00D7583A" w:rsidRPr="00744F93" w:rsidRDefault="00D7583A" w:rsidP="00744F93">
      <w:pPr>
        <w:pStyle w:val="Caption"/>
        <w:shd w:val="clear" w:color="auto" w:fill="DCDEDF" w:themeFill="text1" w:themeFillTint="99"/>
        <w:spacing w:after="0"/>
        <w:ind w:left="720"/>
        <w:rPr>
          <w:rFonts w:ascii="Consolas" w:hAnsi="Consolas"/>
        </w:rPr>
      </w:pPr>
      <w:r w:rsidRPr="00744F93">
        <w:rPr>
          <w:rFonts w:ascii="Consolas" w:hAnsi="Consolas"/>
        </w:rPr>
        <w:t>$ docker-compose --version</w:t>
      </w:r>
    </w:p>
    <w:p w14:paraId="4A7DD3F4" w14:textId="77777777" w:rsidR="00D7583A" w:rsidRPr="00744F93" w:rsidRDefault="00D7583A" w:rsidP="00744F93">
      <w:pPr>
        <w:pStyle w:val="Caption"/>
        <w:shd w:val="clear" w:color="auto" w:fill="DCDEDF" w:themeFill="text1" w:themeFillTint="99"/>
        <w:spacing w:after="0"/>
        <w:ind w:left="720"/>
      </w:pPr>
      <w:r w:rsidRPr="00744F93">
        <w:rPr>
          <w:rFonts w:ascii="Consolas" w:hAnsi="Consolas"/>
        </w:rPr>
        <w:t>docker-compose version 1.21.0, build 1719ceb</w:t>
      </w:r>
    </w:p>
    <w:p w14:paraId="4A7EB5CD" w14:textId="77777777" w:rsidR="00744F93" w:rsidRDefault="009A399B" w:rsidP="009A399B">
      <w:pPr>
        <w:pStyle w:val="NormalWeb"/>
        <w:spacing w:before="120" w:after="240"/>
        <w:ind w:left="720"/>
        <w:rPr>
          <w:rFonts w:ascii="Arial" w:hAnsi="Arial"/>
          <w:b/>
          <w:sz w:val="18"/>
          <w:szCs w:val="18"/>
        </w:rPr>
      </w:pPr>
      <w:r w:rsidRPr="00084DD8">
        <w:rPr>
          <w:rFonts w:ascii="Arial" w:hAnsi="Arial"/>
          <w:b/>
          <w:sz w:val="18"/>
          <w:szCs w:val="18"/>
        </w:rPr>
        <w:t>Re-run the above commands</w:t>
      </w:r>
      <w:r w:rsidR="00744F93">
        <w:rPr>
          <w:rFonts w:ascii="Arial" w:hAnsi="Arial"/>
          <w:b/>
          <w:sz w:val="18"/>
          <w:szCs w:val="18"/>
        </w:rPr>
        <w:t xml:space="preserve">. </w:t>
      </w:r>
    </w:p>
    <w:p w14:paraId="3D63D550" w14:textId="7A114FB6" w:rsidR="00161337" w:rsidRDefault="00744F93" w:rsidP="009A399B">
      <w:pPr>
        <w:pStyle w:val="NormalWeb"/>
        <w:spacing w:before="120" w:after="240"/>
        <w:ind w:left="720"/>
        <w:rPr>
          <w:rStyle w:val="Hyperlink"/>
          <w:sz w:val="18"/>
          <w:szCs w:val="18"/>
        </w:rPr>
      </w:pPr>
      <w:r w:rsidRPr="00744F93">
        <w:rPr>
          <w:rFonts w:ascii="Arial" w:hAnsi="Arial"/>
          <w:sz w:val="18"/>
          <w:szCs w:val="18"/>
        </w:rPr>
        <w:t xml:space="preserve">For more information on Docker Compose, go to </w:t>
      </w:r>
      <w:hyperlink r:id="rId23" w:history="1">
        <w:r w:rsidRPr="00744F93">
          <w:rPr>
            <w:rStyle w:val="Hyperlink"/>
            <w:sz w:val="18"/>
            <w:szCs w:val="18"/>
          </w:rPr>
          <w:t>https://docs.docker.com/compose/install/#install-compose</w:t>
        </w:r>
      </w:hyperlink>
    </w:p>
    <w:p w14:paraId="4FE7E3B7" w14:textId="0E17C1E5" w:rsidR="00772D64" w:rsidRDefault="00772D64">
      <w:pPr>
        <w:rPr>
          <w:rStyle w:val="Hyperlink"/>
          <w:szCs w:val="18"/>
        </w:rPr>
      </w:pPr>
      <w:r>
        <w:rPr>
          <w:rStyle w:val="Hyperlink"/>
          <w:szCs w:val="18"/>
        </w:rPr>
        <w:br w:type="page"/>
      </w:r>
    </w:p>
    <w:p w14:paraId="4F8866A2" w14:textId="3D3F1535" w:rsidR="009A399B" w:rsidRDefault="009A399B" w:rsidP="00EC018F">
      <w:pPr>
        <w:pStyle w:val="NormalWeb"/>
        <w:numPr>
          <w:ilvl w:val="0"/>
          <w:numId w:val="34"/>
        </w:numPr>
        <w:spacing w:after="120"/>
        <w:rPr>
          <w:rFonts w:ascii="Arial" w:hAnsi="Arial"/>
          <w:b/>
          <w:sz w:val="20"/>
          <w:szCs w:val="20"/>
        </w:rPr>
      </w:pPr>
      <w:r>
        <w:rPr>
          <w:rFonts w:ascii="Arial" w:hAnsi="Arial"/>
          <w:b/>
          <w:sz w:val="20"/>
          <w:szCs w:val="20"/>
        </w:rPr>
        <w:lastRenderedPageBreak/>
        <w:t>Success, y</w:t>
      </w:r>
      <w:r w:rsidR="00D7583A" w:rsidRPr="009A399B">
        <w:rPr>
          <w:rFonts w:ascii="Arial" w:hAnsi="Arial"/>
          <w:b/>
          <w:sz w:val="20"/>
          <w:szCs w:val="20"/>
        </w:rPr>
        <w:t>ou should</w:t>
      </w:r>
      <w:r>
        <w:rPr>
          <w:rFonts w:ascii="Arial" w:hAnsi="Arial"/>
          <w:b/>
          <w:sz w:val="20"/>
          <w:szCs w:val="20"/>
        </w:rPr>
        <w:t xml:space="preserve"> now</w:t>
      </w:r>
      <w:r w:rsidR="00D7583A" w:rsidRPr="009A399B">
        <w:rPr>
          <w:rFonts w:ascii="Arial" w:hAnsi="Arial"/>
          <w:b/>
          <w:sz w:val="20"/>
          <w:szCs w:val="20"/>
        </w:rPr>
        <w:t xml:space="preserve"> be able to</w:t>
      </w:r>
      <w:r>
        <w:rPr>
          <w:rFonts w:ascii="Arial" w:hAnsi="Arial"/>
          <w:b/>
          <w:sz w:val="20"/>
          <w:szCs w:val="20"/>
        </w:rPr>
        <w:t xml:space="preserve"> test</w:t>
      </w:r>
      <w:r w:rsidR="00D7583A" w:rsidRPr="009A399B">
        <w:rPr>
          <w:rFonts w:ascii="Arial" w:hAnsi="Arial"/>
          <w:b/>
          <w:sz w:val="20"/>
          <w:szCs w:val="20"/>
        </w:rPr>
        <w:t> docker volume operations like</w:t>
      </w:r>
      <w:r>
        <w:rPr>
          <w:rFonts w:ascii="Arial" w:hAnsi="Arial"/>
          <w:b/>
          <w:sz w:val="20"/>
          <w:szCs w:val="20"/>
        </w:rPr>
        <w:t>:</w:t>
      </w:r>
    </w:p>
    <w:p w14:paraId="29F0E539" w14:textId="5C6D8F4F" w:rsidR="00D7583A" w:rsidRDefault="009A399B" w:rsidP="00EC018F">
      <w:pPr>
        <w:pStyle w:val="HTMLPreformatted"/>
        <w:shd w:val="clear" w:color="auto" w:fill="DCDEDF" w:themeFill="text1" w:themeFillTint="99"/>
        <w:spacing w:after="240"/>
        <w:ind w:left="720"/>
      </w:pPr>
      <w:r>
        <w:rPr>
          <w:rStyle w:val="HTMLCode"/>
          <w:rFonts w:ascii="Consolas" w:hAnsi="Consolas" w:cs="Consolas"/>
          <w:color w:val="24292E"/>
          <w:bdr w:val="none" w:sz="0" w:space="0" w:color="auto" w:frame="1"/>
        </w:rPr>
        <w:t xml:space="preserve">$ </w:t>
      </w:r>
      <w:r w:rsidRPr="009A399B">
        <w:rPr>
          <w:rStyle w:val="HTMLCode"/>
          <w:rFonts w:ascii="Consolas" w:hAnsi="Consolas" w:cs="Consolas"/>
          <w:color w:val="24292E"/>
          <w:bdr w:val="none" w:sz="0" w:space="0" w:color="auto" w:frame="1"/>
        </w:rPr>
        <w:t>docker volume create -d hpe --name sample_vol -o size=1</w:t>
      </w:r>
      <w:r w:rsidR="00D7583A" w:rsidRPr="009A399B">
        <w:rPr>
          <w:rFonts w:ascii="Arial" w:hAnsi="Arial"/>
          <w:sz w:val="20"/>
        </w:rPr>
        <w:t> </w:t>
      </w:r>
    </w:p>
    <w:p w14:paraId="02B8690B" w14:textId="5ECF62D6" w:rsidR="00E0781A" w:rsidRPr="00EC018F" w:rsidRDefault="00744F93" w:rsidP="00EC018F">
      <w:pPr>
        <w:pStyle w:val="ListParagraph"/>
        <w:numPr>
          <w:ilvl w:val="0"/>
          <w:numId w:val="34"/>
        </w:numPr>
        <w:spacing w:after="120"/>
        <w:rPr>
          <w:b/>
        </w:rPr>
      </w:pPr>
      <w:r w:rsidRPr="00744F93">
        <w:rPr>
          <w:b/>
        </w:rPr>
        <w:t>Install the HPE 3PAR FlexVolume driver</w:t>
      </w:r>
      <w:r w:rsidR="00E0781A" w:rsidRPr="00744F93">
        <w:rPr>
          <w:b/>
        </w:rPr>
        <w:t>:</w:t>
      </w:r>
    </w:p>
    <w:p w14:paraId="77A27FD1" w14:textId="680284AB" w:rsidR="00E0781A" w:rsidRDefault="00744F93" w:rsidP="00744F93">
      <w:pPr>
        <w:shd w:val="clear" w:color="auto" w:fill="DCDEDF" w:themeFill="text1" w:themeFillTint="99"/>
        <w:ind w:left="720"/>
        <w:rPr>
          <w:rFonts w:ascii="Consolas" w:hAnsi="Consolas" w:cs="Consolas"/>
          <w:color w:val="24292E"/>
          <w:sz w:val="20"/>
          <w:szCs w:val="20"/>
          <w:bdr w:val="none" w:sz="0" w:space="0" w:color="auto" w:frame="1"/>
        </w:rPr>
      </w:pPr>
      <w:r>
        <w:rPr>
          <w:rFonts w:ascii="Consolas" w:hAnsi="Consolas" w:cs="Consolas"/>
          <w:color w:val="24292E"/>
          <w:sz w:val="20"/>
          <w:szCs w:val="20"/>
          <w:bdr w:val="none" w:sz="0" w:space="0" w:color="auto" w:frame="1"/>
        </w:rPr>
        <w:t xml:space="preserve">$ </w:t>
      </w:r>
      <w:r w:rsidR="00E0781A">
        <w:rPr>
          <w:rFonts w:ascii="Consolas" w:hAnsi="Consolas" w:cs="Consolas"/>
          <w:color w:val="24292E"/>
          <w:sz w:val="20"/>
          <w:szCs w:val="20"/>
          <w:bdr w:val="none" w:sz="0" w:space="0" w:color="auto" w:frame="1"/>
        </w:rPr>
        <w:t xml:space="preserve">wget </w:t>
      </w:r>
      <w:hyperlink r:id="rId24" w:history="1">
        <w:r w:rsidR="00E0781A">
          <w:rPr>
            <w:rStyle w:val="Hyperlink"/>
            <w:rFonts w:ascii="Consolas" w:hAnsi="Consolas" w:cs="Consolas"/>
            <w:sz w:val="20"/>
            <w:szCs w:val="20"/>
            <w:bdr w:val="none" w:sz="0" w:space="0" w:color="auto" w:frame="1"/>
          </w:rPr>
          <w:t>https://github.com/hpe-storage/python-hpedockerplugin/raw/master/dory_installer</w:t>
        </w:r>
      </w:hyperlink>
    </w:p>
    <w:p w14:paraId="300E774E" w14:textId="43A875E7" w:rsidR="00E0781A" w:rsidRDefault="00744F93" w:rsidP="00744F93">
      <w:pPr>
        <w:shd w:val="clear" w:color="auto" w:fill="DCDEDF" w:themeFill="text1" w:themeFillTint="99"/>
        <w:ind w:left="720"/>
        <w:rPr>
          <w:rFonts w:ascii="Consolas" w:hAnsi="Consolas" w:cs="Consolas"/>
          <w:color w:val="24292E"/>
          <w:sz w:val="20"/>
          <w:szCs w:val="20"/>
          <w:bdr w:val="none" w:sz="0" w:space="0" w:color="auto" w:frame="1"/>
        </w:rPr>
      </w:pPr>
      <w:r>
        <w:rPr>
          <w:rFonts w:ascii="Consolas" w:hAnsi="Consolas" w:cs="Consolas"/>
          <w:color w:val="24292E"/>
          <w:sz w:val="20"/>
          <w:szCs w:val="20"/>
          <w:bdr w:val="none" w:sz="0" w:space="0" w:color="auto" w:frame="1"/>
        </w:rPr>
        <w:t xml:space="preserve">$ </w:t>
      </w:r>
      <w:r w:rsidR="00E0781A">
        <w:rPr>
          <w:rFonts w:ascii="Consolas" w:hAnsi="Consolas" w:cs="Consolas"/>
          <w:color w:val="24292E"/>
          <w:sz w:val="20"/>
          <w:szCs w:val="20"/>
          <w:bdr w:val="none" w:sz="0" w:space="0" w:color="auto" w:frame="1"/>
        </w:rPr>
        <w:t>chmod u+x ./dory_installer</w:t>
      </w:r>
    </w:p>
    <w:p w14:paraId="296D3BA6" w14:textId="17BE91BC" w:rsidR="00744F93" w:rsidRPr="00EC018F" w:rsidRDefault="00744F93" w:rsidP="00EC018F">
      <w:pPr>
        <w:shd w:val="clear" w:color="auto" w:fill="DCDEDF" w:themeFill="text1" w:themeFillTint="99"/>
        <w:spacing w:after="240"/>
        <w:ind w:left="720"/>
        <w:rPr>
          <w:rFonts w:ascii="Consolas" w:hAnsi="Consolas" w:cs="Consolas"/>
          <w:color w:val="24292E"/>
          <w:sz w:val="20"/>
          <w:szCs w:val="20"/>
          <w:bdr w:val="none" w:sz="0" w:space="0" w:color="auto" w:frame="1"/>
        </w:rPr>
      </w:pPr>
      <w:r>
        <w:rPr>
          <w:rFonts w:ascii="Consolas" w:hAnsi="Consolas" w:cs="Consolas"/>
          <w:color w:val="24292E"/>
          <w:sz w:val="20"/>
          <w:szCs w:val="20"/>
          <w:bdr w:val="none" w:sz="0" w:space="0" w:color="auto" w:frame="1"/>
        </w:rPr>
        <w:t xml:space="preserve">$ </w:t>
      </w:r>
      <w:r w:rsidR="00EC018F">
        <w:rPr>
          <w:rFonts w:ascii="Consolas" w:hAnsi="Consolas" w:cs="Consolas"/>
          <w:color w:val="24292E"/>
          <w:sz w:val="20"/>
          <w:szCs w:val="20"/>
          <w:bdr w:val="none" w:sz="0" w:space="0" w:color="auto" w:frame="1"/>
        </w:rPr>
        <w:t>sudo ./dory_installer</w:t>
      </w:r>
    </w:p>
    <w:p w14:paraId="3486C973" w14:textId="5DF60CC6" w:rsidR="00E0781A" w:rsidRPr="00190B4B" w:rsidRDefault="00744F93" w:rsidP="00190B4B">
      <w:pPr>
        <w:pStyle w:val="ListParagraph"/>
        <w:numPr>
          <w:ilvl w:val="0"/>
          <w:numId w:val="34"/>
        </w:numPr>
        <w:spacing w:after="120"/>
        <w:rPr>
          <w:rFonts w:ascii="Arial" w:hAnsi="Arial"/>
          <w:b/>
          <w:szCs w:val="18"/>
        </w:rPr>
      </w:pPr>
      <w:r w:rsidRPr="00190B4B">
        <w:rPr>
          <w:rFonts w:ascii="Arial" w:hAnsi="Arial"/>
          <w:b/>
          <w:szCs w:val="18"/>
        </w:rPr>
        <w:t xml:space="preserve">Confirm </w:t>
      </w:r>
      <w:r w:rsidRPr="00190B4B">
        <w:rPr>
          <w:b/>
        </w:rPr>
        <w:t>HPE 3PAR FlexVolume driver</w:t>
      </w:r>
      <w:r w:rsidRPr="00190B4B">
        <w:rPr>
          <w:rFonts w:ascii="Arial" w:hAnsi="Arial"/>
          <w:b/>
          <w:szCs w:val="18"/>
        </w:rPr>
        <w:t xml:space="preserve"> installed correctly:</w:t>
      </w:r>
    </w:p>
    <w:p w14:paraId="31EB19CB" w14:textId="52D1B581" w:rsidR="00E0781A" w:rsidRDefault="00E0781A" w:rsidP="00190B4B">
      <w:pPr>
        <w:shd w:val="clear" w:color="auto" w:fill="DCDEDF" w:themeFill="text1" w:themeFillTint="99"/>
        <w:ind w:left="720"/>
        <w:rPr>
          <w:rFonts w:ascii="Consolas" w:hAnsi="Consolas" w:cs="Consolas"/>
          <w:color w:val="24292E"/>
          <w:sz w:val="20"/>
          <w:szCs w:val="20"/>
          <w:bdr w:val="none" w:sz="0" w:space="0" w:color="auto" w:frame="1"/>
        </w:rPr>
      </w:pPr>
      <w:r>
        <w:rPr>
          <w:rFonts w:ascii="Consolas" w:hAnsi="Consolas" w:cs="Consolas"/>
          <w:color w:val="24292E"/>
          <w:sz w:val="20"/>
          <w:szCs w:val="20"/>
          <w:bdr w:val="none" w:sz="0" w:space="0" w:color="auto" w:frame="1"/>
        </w:rPr>
        <w:t>$ ls -l /usr/libexec/kubernetes/kubelet-plugins/volume/exec/hpe.com~hpe/</w:t>
      </w:r>
    </w:p>
    <w:p w14:paraId="05407427" w14:textId="77777777" w:rsidR="00190B4B" w:rsidRDefault="00190B4B" w:rsidP="00190B4B">
      <w:pPr>
        <w:shd w:val="clear" w:color="auto" w:fill="DCDEDF" w:themeFill="text1" w:themeFillTint="99"/>
        <w:ind w:left="720"/>
        <w:rPr>
          <w:rFonts w:ascii="Consolas" w:hAnsi="Consolas" w:cs="Consolas"/>
          <w:color w:val="24292E"/>
          <w:sz w:val="20"/>
          <w:szCs w:val="20"/>
          <w:bdr w:val="none" w:sz="0" w:space="0" w:color="auto" w:frame="1"/>
        </w:rPr>
      </w:pPr>
    </w:p>
    <w:p w14:paraId="4EEE8C21" w14:textId="77777777" w:rsidR="00E0781A" w:rsidRDefault="00E0781A" w:rsidP="00190B4B">
      <w:pPr>
        <w:shd w:val="clear" w:color="auto" w:fill="DCDEDF" w:themeFill="text1" w:themeFillTint="99"/>
        <w:ind w:left="720"/>
        <w:rPr>
          <w:rFonts w:ascii="Consolas" w:hAnsi="Consolas" w:cs="Consolas"/>
          <w:color w:val="24292E"/>
          <w:sz w:val="20"/>
          <w:szCs w:val="20"/>
          <w:bdr w:val="none" w:sz="0" w:space="0" w:color="auto" w:frame="1"/>
        </w:rPr>
      </w:pPr>
      <w:r>
        <w:rPr>
          <w:rFonts w:ascii="Consolas" w:hAnsi="Consolas" w:cs="Consolas"/>
          <w:color w:val="24292E"/>
          <w:sz w:val="20"/>
          <w:szCs w:val="20"/>
          <w:bdr w:val="none" w:sz="0" w:space="0" w:color="auto" w:frame="1"/>
        </w:rPr>
        <w:t>-rwxr-xr-x. 1 docker docker 47046107 Apr 20 06:11 doryd</w:t>
      </w:r>
    </w:p>
    <w:p w14:paraId="3082BE75" w14:textId="77777777" w:rsidR="00E0781A" w:rsidRDefault="00E0781A" w:rsidP="00190B4B">
      <w:pPr>
        <w:shd w:val="clear" w:color="auto" w:fill="DCDEDF" w:themeFill="text1" w:themeFillTint="99"/>
        <w:ind w:left="720"/>
        <w:rPr>
          <w:rFonts w:ascii="Consolas" w:hAnsi="Consolas" w:cs="Consolas"/>
          <w:color w:val="24292E"/>
          <w:sz w:val="20"/>
          <w:szCs w:val="20"/>
          <w:bdr w:val="none" w:sz="0" w:space="0" w:color="auto" w:frame="1"/>
        </w:rPr>
      </w:pPr>
      <w:r>
        <w:rPr>
          <w:rFonts w:ascii="Consolas" w:hAnsi="Consolas" w:cs="Consolas"/>
          <w:color w:val="24292E"/>
          <w:sz w:val="20"/>
          <w:szCs w:val="20"/>
          <w:bdr w:val="none" w:sz="0" w:space="0" w:color="auto" w:frame="1"/>
        </w:rPr>
        <w:t>-rwxr-xr-x. 1 docker docker  6561963 Apr 20 06:11 hpe</w:t>
      </w:r>
    </w:p>
    <w:p w14:paraId="548EC14E" w14:textId="2B1EF611" w:rsidR="00E0781A" w:rsidRDefault="00E0781A" w:rsidP="00EC018F">
      <w:pPr>
        <w:shd w:val="clear" w:color="auto" w:fill="DCDEDF" w:themeFill="text1" w:themeFillTint="99"/>
        <w:spacing w:after="240"/>
        <w:ind w:left="720"/>
        <w:jc w:val="both"/>
        <w:rPr>
          <w:rFonts w:ascii="Consolas" w:hAnsi="Consolas" w:cs="Consolas"/>
          <w:color w:val="24292E"/>
          <w:sz w:val="20"/>
          <w:szCs w:val="20"/>
          <w:bdr w:val="none" w:sz="0" w:space="0" w:color="auto" w:frame="1"/>
        </w:rPr>
      </w:pPr>
      <w:r>
        <w:rPr>
          <w:rFonts w:ascii="Consolas" w:hAnsi="Consolas" w:cs="Consolas"/>
          <w:color w:val="24292E"/>
          <w:sz w:val="20"/>
          <w:szCs w:val="20"/>
          <w:bdr w:val="none" w:sz="0" w:space="0" w:color="auto" w:frame="1"/>
        </w:rPr>
        <w:t>-rw-r--r--. 1 docker docker      237 Apr 20 06:11 h</w:t>
      </w:r>
      <w:r w:rsidR="00EC018F">
        <w:rPr>
          <w:rFonts w:ascii="Consolas" w:hAnsi="Consolas" w:cs="Consolas"/>
          <w:color w:val="24292E"/>
          <w:sz w:val="20"/>
          <w:szCs w:val="20"/>
          <w:bdr w:val="none" w:sz="0" w:space="0" w:color="auto" w:frame="1"/>
        </w:rPr>
        <w:t>pe.json</w:t>
      </w:r>
    </w:p>
    <w:p w14:paraId="62C3B036" w14:textId="123B823E" w:rsidR="00E0781A" w:rsidRPr="00190B4B" w:rsidRDefault="00190B4B" w:rsidP="00873BF7">
      <w:pPr>
        <w:pStyle w:val="Caption"/>
        <w:numPr>
          <w:ilvl w:val="0"/>
          <w:numId w:val="34"/>
        </w:numPr>
        <w:spacing w:after="120"/>
        <w:rPr>
          <w:b/>
        </w:rPr>
      </w:pPr>
      <w:r w:rsidRPr="00190B4B">
        <w:rPr>
          <w:b/>
        </w:rPr>
        <w:t>Run the following command to start the HPE 3PAR FlexVolume dynamic provisioner</w:t>
      </w:r>
      <w:r w:rsidR="00E0781A" w:rsidRPr="00190B4B">
        <w:rPr>
          <w:b/>
        </w:rPr>
        <w:t>:</w:t>
      </w:r>
    </w:p>
    <w:p w14:paraId="64905A98" w14:textId="4F216315" w:rsidR="00E0781A" w:rsidRPr="00190B4B" w:rsidRDefault="00190B4B" w:rsidP="00190B4B">
      <w:pPr>
        <w:pStyle w:val="Caption"/>
        <w:shd w:val="clear" w:color="auto" w:fill="DCDEDF" w:themeFill="text1" w:themeFillTint="99"/>
        <w:ind w:left="720"/>
        <w:rPr>
          <w:rFonts w:ascii="Consolas" w:hAnsi="Consolas" w:cs="Consolas"/>
        </w:rPr>
      </w:pPr>
      <w:r w:rsidRPr="00190B4B">
        <w:rPr>
          <w:rFonts w:ascii="Consolas" w:hAnsi="Consolas"/>
          <w:szCs w:val="20"/>
        </w:rPr>
        <w:t xml:space="preserve">$ </w:t>
      </w:r>
      <w:r w:rsidR="00E0781A" w:rsidRPr="00190B4B">
        <w:rPr>
          <w:rStyle w:val="HTMLCode"/>
          <w:rFonts w:ascii="Consolas" w:eastAsiaTheme="majorEastAsia" w:hAnsi="Consolas" w:cs="Consolas"/>
          <w:color w:val="24292E"/>
          <w:bdr w:val="none" w:sz="0" w:space="0" w:color="auto" w:frame="1"/>
        </w:rPr>
        <w:t>sudo /usr/libexec/kubernetes/kubelet-</w:t>
      </w:r>
      <w:r w:rsidR="00E0781A" w:rsidRPr="00190B4B">
        <w:rPr>
          <w:rStyle w:val="HTMLCode"/>
          <w:rFonts w:ascii="Consolas" w:eastAsiaTheme="majorEastAsia" w:hAnsi="Consolas" w:cs="Consolas"/>
          <w:bdr w:val="none" w:sz="0" w:space="0" w:color="auto" w:frame="1"/>
        </w:rPr>
        <w:t xml:space="preserve">plugins/volume/exec/hpe.com~hpe/doryd  /etc/kubernetes/admin.conf </w:t>
      </w:r>
      <w:r w:rsidR="0031696B" w:rsidRPr="00190B4B">
        <w:rPr>
          <w:rStyle w:val="HTMLCode"/>
          <w:rFonts w:ascii="Consolas" w:eastAsiaTheme="majorEastAsia" w:hAnsi="Consolas" w:cs="Consolas"/>
          <w:bdr w:val="none" w:sz="0" w:space="0" w:color="auto" w:frame="1"/>
        </w:rPr>
        <w:t>h</w:t>
      </w:r>
      <w:r w:rsidR="00E0781A" w:rsidRPr="00190B4B">
        <w:rPr>
          <w:rStyle w:val="HTMLCode"/>
          <w:rFonts w:ascii="Consolas" w:eastAsiaTheme="majorEastAsia" w:hAnsi="Consolas" w:cs="Consolas"/>
          <w:bdr w:val="none" w:sz="0" w:space="0" w:color="auto" w:frame="1"/>
        </w:rPr>
        <w:t>pe.com</w:t>
      </w:r>
    </w:p>
    <w:p w14:paraId="0F137759" w14:textId="6BA58C1C" w:rsidR="00190B4B" w:rsidRPr="00EC018F" w:rsidRDefault="00E0781A" w:rsidP="00EC018F">
      <w:pPr>
        <w:pStyle w:val="Caption"/>
        <w:spacing w:after="120"/>
        <w:rPr>
          <w:b/>
        </w:rPr>
      </w:pPr>
      <w:r w:rsidRPr="00190B4B">
        <w:tab/>
      </w:r>
      <w:r w:rsidR="00EC018F" w:rsidRPr="00EC018F">
        <w:rPr>
          <w:b/>
        </w:rPr>
        <w:t xml:space="preserve">Note – If you see the following error: </w:t>
      </w:r>
    </w:p>
    <w:p w14:paraId="72F7A499" w14:textId="77777777" w:rsidR="00EC018F" w:rsidRPr="00EC018F" w:rsidRDefault="00EC018F" w:rsidP="00EC018F">
      <w:pPr>
        <w:shd w:val="clear" w:color="auto" w:fill="DCDEDF" w:themeFill="text1" w:themeFillTint="99"/>
        <w:ind w:left="720"/>
        <w:rPr>
          <w:rFonts w:ascii="Consolas" w:hAnsi="Consolas" w:cstheme="minorHAnsi"/>
          <w:color w:val="FF0000"/>
          <w:sz w:val="16"/>
          <w:szCs w:val="16"/>
        </w:rPr>
      </w:pPr>
      <w:r w:rsidRPr="00EC018F">
        <w:rPr>
          <w:rFonts w:ascii="Consolas" w:hAnsi="Consolas" w:cstheme="minorHAnsi"/>
          <w:color w:val="FF0000"/>
          <w:sz w:val="16"/>
          <w:szCs w:val="16"/>
        </w:rPr>
        <w:t>Error getting config from file /etc/kubernetes/admin.conf - stat /etc/kubernetes/admin.conf: no such file or directory</w:t>
      </w:r>
    </w:p>
    <w:p w14:paraId="15A16CED" w14:textId="6CDC7093" w:rsidR="00EC018F" w:rsidRPr="00EC018F" w:rsidRDefault="00EC018F" w:rsidP="00EC018F">
      <w:pPr>
        <w:shd w:val="clear" w:color="auto" w:fill="DCDEDF" w:themeFill="text1" w:themeFillTint="99"/>
        <w:ind w:left="720"/>
        <w:rPr>
          <w:rFonts w:ascii="Consolas" w:hAnsi="Consolas" w:cstheme="minorHAnsi"/>
          <w:color w:val="FF0000"/>
          <w:sz w:val="16"/>
          <w:szCs w:val="16"/>
        </w:rPr>
      </w:pPr>
      <w:r w:rsidRPr="00EC018F">
        <w:rPr>
          <w:rFonts w:ascii="Consolas" w:hAnsi="Consolas" w:cstheme="minorHAnsi"/>
          <w:color w:val="FF0000"/>
          <w:sz w:val="16"/>
          <w:szCs w:val="16"/>
        </w:rPr>
        <w:t>Error getting config cluster - unable to load in-cluster configuration, KUBERNETES_SERVICE_HOST and KUBERNETES_SERVICE_PORT must be defined</w:t>
      </w:r>
    </w:p>
    <w:p w14:paraId="5FD7A53F" w14:textId="7FE8AA49" w:rsidR="00EC018F" w:rsidRDefault="00EC018F" w:rsidP="00EC018F">
      <w:pPr>
        <w:pStyle w:val="Caption"/>
        <w:spacing w:before="120" w:after="120"/>
        <w:ind w:left="720"/>
        <w:rPr>
          <w:rFonts w:eastAsiaTheme="minorHAnsi"/>
        </w:rPr>
      </w:pPr>
      <w:r>
        <w:rPr>
          <w:rFonts w:eastAsiaTheme="minorHAnsi"/>
        </w:rPr>
        <w:t>Run the following commands:</w:t>
      </w:r>
    </w:p>
    <w:p w14:paraId="687950C9" w14:textId="3CA58DFE" w:rsidR="00873BF7" w:rsidRDefault="00EC018F" w:rsidP="00873BF7">
      <w:pPr>
        <w:shd w:val="clear" w:color="auto" w:fill="DCDEDF" w:themeFill="text1" w:themeFillTint="99"/>
        <w:ind w:left="720"/>
        <w:rPr>
          <w:rFonts w:ascii="Consolas" w:eastAsiaTheme="minorHAnsi" w:hAnsi="Consolas"/>
          <w:sz w:val="20"/>
          <w:szCs w:val="20"/>
        </w:rPr>
      </w:pPr>
      <w:r w:rsidRPr="00873BF7">
        <w:rPr>
          <w:rFonts w:ascii="Consolas" w:eastAsiaTheme="minorHAnsi" w:hAnsi="Consolas"/>
          <w:sz w:val="20"/>
          <w:szCs w:val="20"/>
        </w:rPr>
        <w:t xml:space="preserve">$ </w:t>
      </w:r>
      <w:r w:rsidR="00873BF7">
        <w:rPr>
          <w:rFonts w:ascii="Consolas" w:eastAsiaTheme="minorHAnsi" w:hAnsi="Consolas"/>
          <w:sz w:val="20"/>
          <w:szCs w:val="20"/>
        </w:rPr>
        <w:t>mkdir –p /etc/kubernetes</w:t>
      </w:r>
    </w:p>
    <w:p w14:paraId="25FF3A10" w14:textId="4B633EEB" w:rsidR="00873BF7" w:rsidRDefault="00873BF7" w:rsidP="00873BF7">
      <w:pPr>
        <w:shd w:val="clear" w:color="auto" w:fill="DCDEDF" w:themeFill="text1" w:themeFillTint="99"/>
        <w:spacing w:after="240"/>
        <w:ind w:left="720"/>
        <w:rPr>
          <w:rFonts w:ascii="Consolas" w:hAnsi="Consolas"/>
          <w:sz w:val="20"/>
          <w:szCs w:val="20"/>
        </w:rPr>
      </w:pPr>
      <w:r>
        <w:rPr>
          <w:rFonts w:ascii="Consolas" w:eastAsiaTheme="minorHAnsi" w:hAnsi="Consolas"/>
          <w:sz w:val="20"/>
          <w:szCs w:val="20"/>
        </w:rPr>
        <w:t xml:space="preserve">$ cp </w:t>
      </w:r>
      <w:r w:rsidR="00EC018F" w:rsidRPr="00873BF7">
        <w:rPr>
          <w:rFonts w:ascii="Consolas" w:hAnsi="Consolas"/>
          <w:sz w:val="20"/>
          <w:szCs w:val="20"/>
        </w:rPr>
        <w:t>/root/.kube/config</w:t>
      </w:r>
      <w:r>
        <w:rPr>
          <w:rFonts w:ascii="Consolas" w:hAnsi="Consolas"/>
          <w:sz w:val="20"/>
          <w:szCs w:val="20"/>
        </w:rPr>
        <w:t xml:space="preserve"> /etc/kubernetes/admin.conf</w:t>
      </w:r>
    </w:p>
    <w:p w14:paraId="4AE9DA00" w14:textId="7EC80736" w:rsidR="00873BF7" w:rsidRPr="00873BF7" w:rsidRDefault="00873BF7" w:rsidP="00873BF7">
      <w:pPr>
        <w:spacing w:after="240"/>
        <w:ind w:left="720"/>
        <w:rPr>
          <w:rFonts w:asciiTheme="minorHAnsi" w:hAnsiTheme="minorHAnsi" w:cstheme="minorHAnsi"/>
          <w:sz w:val="20"/>
          <w:szCs w:val="20"/>
        </w:rPr>
      </w:pPr>
      <w:r w:rsidRPr="00873BF7">
        <w:rPr>
          <w:rFonts w:asciiTheme="minorHAnsi" w:hAnsiTheme="minorHAnsi" w:cstheme="minorHAnsi"/>
          <w:sz w:val="20"/>
          <w:szCs w:val="20"/>
        </w:rPr>
        <w:t>Re-run the command to start the HPE 3PAR FlexVolume dynamic provisioner</w:t>
      </w:r>
    </w:p>
    <w:p w14:paraId="548EE8CE" w14:textId="77777777" w:rsidR="00190B4B" w:rsidRDefault="00E0781A" w:rsidP="00873BF7">
      <w:pPr>
        <w:pStyle w:val="Caption"/>
        <w:spacing w:after="0"/>
        <w:ind w:left="720"/>
        <w:rPr>
          <w:rFonts w:eastAsiaTheme="minorHAnsi"/>
        </w:rPr>
      </w:pPr>
      <w:r w:rsidRPr="00190B4B">
        <w:rPr>
          <w:rFonts w:eastAsiaTheme="minorHAnsi"/>
        </w:rPr>
        <w:t xml:space="preserve">For more </w:t>
      </w:r>
      <w:r w:rsidRPr="00E0781A">
        <w:rPr>
          <w:rFonts w:eastAsiaTheme="minorHAnsi"/>
        </w:rPr>
        <w:t xml:space="preserve">information on </w:t>
      </w:r>
      <w:r w:rsidR="00190B4B">
        <w:rPr>
          <w:rFonts w:eastAsiaTheme="minorHAnsi"/>
        </w:rPr>
        <w:t>the HPE FlexVolume driver,</w:t>
      </w:r>
      <w:r w:rsidRPr="00E0781A">
        <w:rPr>
          <w:rFonts w:eastAsiaTheme="minorHAnsi"/>
        </w:rPr>
        <w:t xml:space="preserve"> please visit this link:</w:t>
      </w:r>
      <w:r w:rsidR="00190B4B">
        <w:rPr>
          <w:rFonts w:eastAsiaTheme="minorHAnsi"/>
        </w:rPr>
        <w:t xml:space="preserve"> </w:t>
      </w:r>
    </w:p>
    <w:p w14:paraId="07F75EC5" w14:textId="0985FD88" w:rsidR="00E0781A" w:rsidRDefault="009532A7" w:rsidP="00873BF7">
      <w:pPr>
        <w:pStyle w:val="Caption"/>
        <w:spacing w:after="240"/>
        <w:ind w:left="720"/>
      </w:pPr>
      <w:hyperlink r:id="rId25" w:history="1">
        <w:r w:rsidR="00E0781A" w:rsidRPr="002E091E">
          <w:rPr>
            <w:rStyle w:val="Hyperlink"/>
          </w:rPr>
          <w:t>https://github.com/hpe-storage/dory/blob/master/README.md</w:t>
        </w:r>
      </w:hyperlink>
    </w:p>
    <w:p w14:paraId="37FB5CA5" w14:textId="7893CC68" w:rsidR="00E0781A" w:rsidRPr="00727F20" w:rsidRDefault="00727F20" w:rsidP="00727F20">
      <w:pPr>
        <w:pStyle w:val="xmsonormal"/>
        <w:numPr>
          <w:ilvl w:val="0"/>
          <w:numId w:val="34"/>
        </w:numPr>
        <w:jc w:val="both"/>
        <w:rPr>
          <w:b/>
        </w:rPr>
      </w:pPr>
      <w:r w:rsidRPr="00727F20">
        <w:rPr>
          <w:b/>
        </w:rPr>
        <w:t xml:space="preserve">Repeat steps 1-8 on all worker nodes. </w:t>
      </w:r>
      <w:r w:rsidRPr="00727F20">
        <w:rPr>
          <w:b/>
          <w:u w:val="single"/>
        </w:rPr>
        <w:t>Step 9 only needs to be ran on the Master node.</w:t>
      </w:r>
    </w:p>
    <w:p w14:paraId="41DFDB8D" w14:textId="77777777" w:rsidR="00727F20" w:rsidRDefault="00727F20" w:rsidP="00E0781A">
      <w:pPr>
        <w:pStyle w:val="xmsonormal"/>
        <w:jc w:val="both"/>
      </w:pPr>
    </w:p>
    <w:p w14:paraId="7D754CB6" w14:textId="3EFA9828" w:rsidR="00AA39CE" w:rsidRPr="00DE56E8" w:rsidRDefault="00190B4B" w:rsidP="00484400">
      <w:pPr>
        <w:ind w:left="360"/>
        <w:rPr>
          <w:rFonts w:ascii="Arial" w:hAnsi="Arial"/>
          <w:b/>
          <w:sz w:val="20"/>
          <w:szCs w:val="18"/>
        </w:rPr>
      </w:pPr>
      <w:r w:rsidRPr="00DE56E8">
        <w:rPr>
          <w:rFonts w:ascii="Arial" w:hAnsi="Arial"/>
          <w:b/>
          <w:sz w:val="20"/>
          <w:szCs w:val="18"/>
        </w:rPr>
        <w:t>Upon successful completion of the above steps,</w:t>
      </w:r>
      <w:r w:rsidR="00AA39CE" w:rsidRPr="00DE56E8">
        <w:rPr>
          <w:rFonts w:ascii="Arial" w:hAnsi="Arial"/>
          <w:b/>
          <w:sz w:val="20"/>
          <w:szCs w:val="18"/>
        </w:rPr>
        <w:t xml:space="preserve"> you should have </w:t>
      </w:r>
      <w:r w:rsidR="00873BF7" w:rsidRPr="00DE56E8">
        <w:rPr>
          <w:rFonts w:ascii="Arial" w:hAnsi="Arial"/>
          <w:b/>
          <w:sz w:val="20"/>
          <w:szCs w:val="18"/>
        </w:rPr>
        <w:t>a working</w:t>
      </w:r>
      <w:r w:rsidR="00AA39CE" w:rsidRPr="00DE56E8">
        <w:rPr>
          <w:rFonts w:ascii="Arial" w:hAnsi="Arial"/>
          <w:b/>
          <w:sz w:val="20"/>
          <w:szCs w:val="18"/>
        </w:rPr>
        <w:t xml:space="preserve"> installation of Openshift 3.7 integrated with </w:t>
      </w:r>
      <w:r w:rsidRPr="00DE56E8">
        <w:rPr>
          <w:rFonts w:ascii="Arial" w:hAnsi="Arial"/>
          <w:b/>
          <w:sz w:val="20"/>
          <w:szCs w:val="18"/>
        </w:rPr>
        <w:t>HPE 3PAR</w:t>
      </w:r>
      <w:r w:rsidR="00873BF7" w:rsidRPr="00DE56E8">
        <w:rPr>
          <w:rFonts w:ascii="Arial" w:hAnsi="Arial"/>
          <w:b/>
          <w:sz w:val="20"/>
          <w:szCs w:val="18"/>
        </w:rPr>
        <w:t xml:space="preserve"> </w:t>
      </w:r>
      <w:r w:rsidRPr="00DE56E8">
        <w:rPr>
          <w:rFonts w:ascii="Arial" w:hAnsi="Arial"/>
          <w:b/>
          <w:sz w:val="20"/>
          <w:szCs w:val="18"/>
        </w:rPr>
        <w:t>Volume Plug</w:t>
      </w:r>
      <w:r w:rsidR="00AC6164">
        <w:rPr>
          <w:rFonts w:ascii="Arial" w:hAnsi="Arial"/>
          <w:b/>
          <w:sz w:val="20"/>
          <w:szCs w:val="18"/>
        </w:rPr>
        <w:t>-</w:t>
      </w:r>
      <w:r w:rsidRPr="00DE56E8">
        <w:rPr>
          <w:rFonts w:ascii="Arial" w:hAnsi="Arial"/>
          <w:b/>
          <w:sz w:val="20"/>
          <w:szCs w:val="18"/>
        </w:rPr>
        <w:t>i</w:t>
      </w:r>
      <w:r w:rsidR="00AC6164">
        <w:rPr>
          <w:rFonts w:ascii="Arial" w:hAnsi="Arial"/>
          <w:b/>
          <w:sz w:val="20"/>
          <w:szCs w:val="18"/>
        </w:rPr>
        <w:t>n for Docker</w:t>
      </w:r>
    </w:p>
    <w:p w14:paraId="214454C4" w14:textId="5A2BCB84" w:rsidR="00803CA7" w:rsidRDefault="00803CA7">
      <w:pPr>
        <w:rPr>
          <w:rStyle w:val="Heading1Char"/>
          <w:rFonts w:eastAsiaTheme="minorHAnsi" w:cs="Calibri"/>
        </w:rPr>
      </w:pPr>
      <w:r>
        <w:rPr>
          <w:rStyle w:val="Heading1Char"/>
        </w:rPr>
        <w:br w:type="page"/>
      </w:r>
    </w:p>
    <w:p w14:paraId="1F9AE866" w14:textId="26BD3DAF" w:rsidR="00D3013B" w:rsidRDefault="00190B4B" w:rsidP="00DE56E8">
      <w:pPr>
        <w:pStyle w:val="Heading1"/>
        <w:rPr>
          <w:szCs w:val="28"/>
        </w:rPr>
      </w:pPr>
      <w:bookmarkStart w:id="15" w:name="_Toc514256983"/>
      <w:r w:rsidRPr="00DE56E8">
        <w:rPr>
          <w:szCs w:val="28"/>
        </w:rPr>
        <w:lastRenderedPageBreak/>
        <w:t xml:space="preserve">Usage of the </w:t>
      </w:r>
      <w:r w:rsidR="008C6B66" w:rsidRPr="008C6B66">
        <w:rPr>
          <w:szCs w:val="28"/>
        </w:rPr>
        <w:t>HPE 3PAR Volume Plug-in for Docker</w:t>
      </w:r>
      <w:r w:rsidRPr="00DE56E8">
        <w:rPr>
          <w:szCs w:val="28"/>
        </w:rPr>
        <w:t xml:space="preserve"> in Kubernetes/OpenShift</w:t>
      </w:r>
      <w:bookmarkEnd w:id="15"/>
    </w:p>
    <w:p w14:paraId="32372866" w14:textId="77777777" w:rsidR="008C6B66" w:rsidRPr="00DE56E8" w:rsidRDefault="008C6B66" w:rsidP="00DE56E8"/>
    <w:p w14:paraId="14D25DA2" w14:textId="44F41813" w:rsidR="00D3013B" w:rsidRDefault="00190B4B" w:rsidP="00190B4B">
      <w:pPr>
        <w:pStyle w:val="Caption"/>
        <w:rPr>
          <w:rFonts w:cstheme="minorHAnsi"/>
        </w:rPr>
      </w:pPr>
      <w:r w:rsidRPr="00780EE8">
        <w:rPr>
          <w:rFonts w:cstheme="minorHAnsi"/>
        </w:rPr>
        <w:t>The following section will cover different operations and commands that can be used to</w:t>
      </w:r>
      <w:r w:rsidR="00803CA7" w:rsidRPr="00780EE8">
        <w:rPr>
          <w:rFonts w:cstheme="minorHAnsi"/>
        </w:rPr>
        <w:t xml:space="preserve"> familiarize yourself and</w:t>
      </w:r>
      <w:r w:rsidRPr="00780EE8">
        <w:rPr>
          <w:rFonts w:cstheme="minorHAnsi"/>
        </w:rPr>
        <w:t xml:space="preserve"> verify </w:t>
      </w:r>
      <w:r w:rsidR="006C4C8C">
        <w:rPr>
          <w:rFonts w:cstheme="minorHAnsi"/>
        </w:rPr>
        <w:t>the</w:t>
      </w:r>
      <w:r w:rsidRPr="00780EE8">
        <w:rPr>
          <w:rFonts w:cstheme="minorHAnsi"/>
        </w:rPr>
        <w:t xml:space="preserve"> </w:t>
      </w:r>
      <w:r w:rsidR="00803CA7" w:rsidRPr="00780EE8">
        <w:rPr>
          <w:rFonts w:cstheme="minorHAnsi"/>
        </w:rPr>
        <w:t>installation of the</w:t>
      </w:r>
      <w:r w:rsidR="00D3013B" w:rsidRPr="00780EE8">
        <w:rPr>
          <w:rFonts w:cstheme="minorHAnsi"/>
        </w:rPr>
        <w:t xml:space="preserve"> </w:t>
      </w:r>
      <w:r w:rsidR="00D3013B" w:rsidRPr="006C4C8C">
        <w:rPr>
          <w:rFonts w:cstheme="minorHAnsi"/>
          <w:b/>
        </w:rPr>
        <w:t>HPE 3PAR</w:t>
      </w:r>
      <w:r w:rsidR="00081FDA" w:rsidRPr="006C4C8C">
        <w:rPr>
          <w:rFonts w:cstheme="minorHAnsi"/>
          <w:b/>
        </w:rPr>
        <w:t xml:space="preserve"> </w:t>
      </w:r>
      <w:r w:rsidR="00C004C7">
        <w:rPr>
          <w:rFonts w:cstheme="minorHAnsi"/>
          <w:b/>
        </w:rPr>
        <w:t xml:space="preserve">Volume Plug-in for </w:t>
      </w:r>
      <w:r w:rsidR="00081FDA" w:rsidRPr="006C4C8C">
        <w:rPr>
          <w:rFonts w:cstheme="minorHAnsi"/>
          <w:b/>
        </w:rPr>
        <w:t>Docker</w:t>
      </w:r>
      <w:r w:rsidR="00803CA7" w:rsidRPr="00780EE8">
        <w:rPr>
          <w:rFonts w:cstheme="minorHAnsi"/>
        </w:rPr>
        <w:t xml:space="preserve"> by provisioning storage</w:t>
      </w:r>
      <w:r w:rsidR="00D3013B" w:rsidRPr="00780EE8">
        <w:rPr>
          <w:rFonts w:cstheme="minorHAnsi"/>
        </w:rPr>
        <w:t xml:space="preserve"> using </w:t>
      </w:r>
      <w:r w:rsidR="00D3013B" w:rsidRPr="006C4C8C">
        <w:rPr>
          <w:rFonts w:cstheme="minorHAnsi"/>
          <w:b/>
        </w:rPr>
        <w:t>Kubernetes</w:t>
      </w:r>
      <w:r w:rsidR="00803CA7" w:rsidRPr="006C4C8C">
        <w:rPr>
          <w:rFonts w:cstheme="minorHAnsi"/>
          <w:b/>
        </w:rPr>
        <w:t>/OpenShift</w:t>
      </w:r>
      <w:r w:rsidR="00D3013B" w:rsidRPr="00780EE8">
        <w:rPr>
          <w:rFonts w:cstheme="minorHAnsi"/>
        </w:rPr>
        <w:t xml:space="preserve"> resources like </w:t>
      </w:r>
      <w:r w:rsidR="00D3013B" w:rsidRPr="006C4C8C">
        <w:rPr>
          <w:rFonts w:cstheme="minorHAnsi"/>
          <w:b/>
        </w:rPr>
        <w:t>PersistentVolume</w:t>
      </w:r>
      <w:r w:rsidR="00D3013B" w:rsidRPr="00780EE8">
        <w:rPr>
          <w:rFonts w:cstheme="minorHAnsi"/>
        </w:rPr>
        <w:t xml:space="preserve">, </w:t>
      </w:r>
      <w:r w:rsidR="00D3013B" w:rsidRPr="006C4C8C">
        <w:rPr>
          <w:rFonts w:cstheme="minorHAnsi"/>
          <w:b/>
        </w:rPr>
        <w:t>PersistentVolumeClaim</w:t>
      </w:r>
      <w:r w:rsidR="00D3013B" w:rsidRPr="00780EE8">
        <w:rPr>
          <w:rFonts w:cstheme="minorHAnsi"/>
        </w:rPr>
        <w:t xml:space="preserve">, </w:t>
      </w:r>
      <w:r w:rsidR="00D3013B" w:rsidRPr="006C4C8C">
        <w:rPr>
          <w:rFonts w:cstheme="minorHAnsi"/>
          <w:b/>
        </w:rPr>
        <w:t>StorageClass</w:t>
      </w:r>
      <w:r w:rsidR="00D3013B" w:rsidRPr="00780EE8">
        <w:rPr>
          <w:rFonts w:cstheme="minorHAnsi"/>
        </w:rPr>
        <w:t xml:space="preserve">, </w:t>
      </w:r>
      <w:r w:rsidR="00D3013B" w:rsidRPr="006C4C8C">
        <w:rPr>
          <w:rFonts w:cstheme="minorHAnsi"/>
          <w:b/>
        </w:rPr>
        <w:t>Pods</w:t>
      </w:r>
      <w:r w:rsidR="00D3013B" w:rsidRPr="00780EE8">
        <w:rPr>
          <w:rFonts w:cstheme="minorHAnsi"/>
        </w:rPr>
        <w:t>, etc.</w:t>
      </w:r>
    </w:p>
    <w:p w14:paraId="7778ADCC" w14:textId="0440924D" w:rsidR="00944E8B" w:rsidRDefault="00944E8B" w:rsidP="00944E8B">
      <w:pPr>
        <w:pStyle w:val="Caption"/>
        <w:spacing w:after="0"/>
      </w:pPr>
      <w:r>
        <w:t xml:space="preserve">To learn more about </w:t>
      </w:r>
      <w:r w:rsidRPr="006C4C8C">
        <w:rPr>
          <w:b/>
        </w:rPr>
        <w:t>Persistent Volume Storage</w:t>
      </w:r>
      <w:r w:rsidR="00EE632A">
        <w:t xml:space="preserve"> and Kubernetes/OpenShift, go to:</w:t>
      </w:r>
    </w:p>
    <w:p w14:paraId="26EC15A4" w14:textId="08124968" w:rsidR="00944E8B" w:rsidRDefault="009532A7" w:rsidP="00944E8B">
      <w:pPr>
        <w:pStyle w:val="Caption"/>
        <w:spacing w:after="0"/>
      </w:pPr>
      <w:hyperlink r:id="rId26" w:history="1">
        <w:r w:rsidR="00944E8B" w:rsidRPr="00944E8B">
          <w:rPr>
            <w:rStyle w:val="Hyperlink"/>
            <w:rFonts w:asciiTheme="minorHAnsi" w:hAnsiTheme="minorHAnsi"/>
          </w:rPr>
          <w:t>https://kubernetes.io/docs/tasks/configure-pod-container/configure-persistent-volume-storage/</w:t>
        </w:r>
      </w:hyperlink>
    </w:p>
    <w:p w14:paraId="6BB068FD" w14:textId="77777777" w:rsidR="00944E8B" w:rsidRPr="00944E8B" w:rsidRDefault="00944E8B" w:rsidP="00944E8B"/>
    <w:p w14:paraId="5DFA6DED" w14:textId="12ECA3E5" w:rsidR="00874B4B" w:rsidRPr="00DE56E8" w:rsidRDefault="00873BF7" w:rsidP="00E0781A">
      <w:pPr>
        <w:pStyle w:val="xmsonormal"/>
        <w:jc w:val="both"/>
        <w:rPr>
          <w:rFonts w:asciiTheme="minorHAnsi" w:eastAsia="Times New Roman" w:hAnsiTheme="minorHAnsi" w:cstheme="minorHAnsi"/>
          <w:b/>
          <w:u w:val="single"/>
        </w:rPr>
      </w:pPr>
      <w:r w:rsidRPr="00DE56E8">
        <w:rPr>
          <w:rFonts w:asciiTheme="minorHAnsi" w:eastAsia="Times New Roman" w:hAnsiTheme="minorHAnsi" w:cstheme="minorHAnsi"/>
          <w:b/>
          <w:u w:val="single"/>
        </w:rPr>
        <w:t>Key</w:t>
      </w:r>
      <w:r w:rsidR="00944E8B" w:rsidRPr="00DE56E8">
        <w:rPr>
          <w:rFonts w:asciiTheme="minorHAnsi" w:eastAsia="Times New Roman" w:hAnsiTheme="minorHAnsi" w:cstheme="minorHAnsi"/>
          <w:b/>
          <w:u w:val="single"/>
        </w:rPr>
        <w:t xml:space="preserve"> </w:t>
      </w:r>
      <w:r w:rsidR="00EE632A" w:rsidRPr="00DE56E8">
        <w:rPr>
          <w:rFonts w:asciiTheme="minorHAnsi" w:eastAsia="Times New Roman" w:hAnsiTheme="minorHAnsi" w:cstheme="minorHAnsi"/>
          <w:b/>
          <w:u w:val="single"/>
        </w:rPr>
        <w:t xml:space="preserve">Kubernetes/OpenShift </w:t>
      </w:r>
      <w:r w:rsidR="00944E8B" w:rsidRPr="00DE56E8">
        <w:rPr>
          <w:rFonts w:asciiTheme="minorHAnsi" w:eastAsia="Times New Roman" w:hAnsiTheme="minorHAnsi" w:cstheme="minorHAnsi"/>
          <w:b/>
          <w:u w:val="single"/>
        </w:rPr>
        <w:t>Terms</w:t>
      </w:r>
      <w:r w:rsidR="008C6B66">
        <w:rPr>
          <w:rFonts w:asciiTheme="minorHAnsi" w:eastAsia="Times New Roman" w:hAnsiTheme="minorHAnsi" w:cstheme="minorHAnsi"/>
          <w:b/>
          <w:u w:val="single"/>
        </w:rPr>
        <w:t>:</w:t>
      </w:r>
      <w:r w:rsidRPr="00DE56E8">
        <w:rPr>
          <w:rFonts w:asciiTheme="minorHAnsi" w:eastAsia="Times New Roman" w:hAnsiTheme="minorHAnsi" w:cstheme="minorHAnsi"/>
          <w:b/>
          <w:u w:val="single"/>
        </w:rPr>
        <w:t xml:space="preserve"> </w:t>
      </w:r>
    </w:p>
    <w:p w14:paraId="06723D9F" w14:textId="1F58F5AE" w:rsidR="00E0781A" w:rsidRPr="00780EE8" w:rsidRDefault="00803CA7" w:rsidP="00803CA7">
      <w:pPr>
        <w:pStyle w:val="ListParagraph"/>
        <w:numPr>
          <w:ilvl w:val="0"/>
          <w:numId w:val="36"/>
        </w:numPr>
        <w:jc w:val="both"/>
        <w:rPr>
          <w:rFonts w:eastAsiaTheme="minorHAnsi" w:cstheme="minorHAnsi"/>
          <w:szCs w:val="20"/>
        </w:rPr>
      </w:pPr>
      <w:r w:rsidRPr="00780EE8">
        <w:rPr>
          <w:rFonts w:eastAsiaTheme="minorHAnsi" w:cstheme="minorHAnsi"/>
          <w:b/>
          <w:szCs w:val="20"/>
        </w:rPr>
        <w:t>kubectl</w:t>
      </w:r>
      <w:r w:rsidRPr="00780EE8">
        <w:rPr>
          <w:rFonts w:eastAsiaTheme="minorHAnsi" w:cstheme="minorHAnsi"/>
          <w:szCs w:val="20"/>
        </w:rPr>
        <w:t xml:space="preserve"> – </w:t>
      </w:r>
      <w:r w:rsidR="00E0781A" w:rsidRPr="00780EE8">
        <w:rPr>
          <w:rFonts w:eastAsiaTheme="minorHAnsi" w:cstheme="minorHAnsi"/>
          <w:szCs w:val="20"/>
        </w:rPr>
        <w:t>command line interface for running comma</w:t>
      </w:r>
      <w:r w:rsidR="00944E8B">
        <w:rPr>
          <w:rFonts w:eastAsiaTheme="minorHAnsi" w:cstheme="minorHAnsi"/>
          <w:szCs w:val="20"/>
        </w:rPr>
        <w:t>nds against Kubernetes clusters</w:t>
      </w:r>
    </w:p>
    <w:p w14:paraId="67B2BB2D" w14:textId="4611E69A" w:rsidR="00E0781A" w:rsidRDefault="00803CA7" w:rsidP="00780EE8">
      <w:pPr>
        <w:pStyle w:val="ListParagraph"/>
        <w:numPr>
          <w:ilvl w:val="0"/>
          <w:numId w:val="36"/>
        </w:numPr>
        <w:rPr>
          <w:rFonts w:eastAsiaTheme="minorHAnsi" w:cstheme="minorHAnsi"/>
          <w:szCs w:val="20"/>
        </w:rPr>
      </w:pPr>
      <w:r w:rsidRPr="00780EE8">
        <w:rPr>
          <w:rFonts w:eastAsiaTheme="minorHAnsi" w:cstheme="minorHAnsi"/>
          <w:b/>
          <w:szCs w:val="20"/>
        </w:rPr>
        <w:t>oc</w:t>
      </w:r>
      <w:r w:rsidRPr="00780EE8">
        <w:rPr>
          <w:rFonts w:eastAsiaTheme="minorHAnsi" w:cstheme="minorHAnsi"/>
          <w:szCs w:val="20"/>
        </w:rPr>
        <w:t xml:space="preserve"> – </w:t>
      </w:r>
      <w:r w:rsidR="00E0781A" w:rsidRPr="00780EE8">
        <w:rPr>
          <w:rFonts w:eastAsiaTheme="minorHAnsi" w:cstheme="minorHAnsi"/>
          <w:szCs w:val="20"/>
        </w:rPr>
        <w:t>command line interface for runnin</w:t>
      </w:r>
      <w:r w:rsidRPr="00780EE8">
        <w:rPr>
          <w:rFonts w:eastAsiaTheme="minorHAnsi" w:cstheme="minorHAnsi"/>
          <w:szCs w:val="20"/>
        </w:rPr>
        <w:t>g commands against OpenShift</w:t>
      </w:r>
      <w:r w:rsidR="00944E8B">
        <w:rPr>
          <w:rFonts w:eastAsiaTheme="minorHAnsi" w:cstheme="minorHAnsi"/>
          <w:szCs w:val="20"/>
        </w:rPr>
        <w:t xml:space="preserve"> platform</w:t>
      </w:r>
    </w:p>
    <w:p w14:paraId="32D5D147" w14:textId="714DCF30" w:rsidR="00944E8B" w:rsidRDefault="00944E8B" w:rsidP="00EE632A">
      <w:pPr>
        <w:pStyle w:val="ListParagraph"/>
        <w:numPr>
          <w:ilvl w:val="0"/>
          <w:numId w:val="36"/>
        </w:numPr>
        <w:rPr>
          <w:rFonts w:eastAsiaTheme="minorHAnsi" w:cstheme="minorHAnsi"/>
          <w:szCs w:val="20"/>
        </w:rPr>
      </w:pPr>
      <w:r>
        <w:rPr>
          <w:rFonts w:eastAsiaTheme="minorHAnsi" w:cstheme="minorHAnsi"/>
          <w:b/>
          <w:szCs w:val="20"/>
        </w:rPr>
        <w:t xml:space="preserve">PV </w:t>
      </w:r>
      <w:r w:rsidRPr="00944E8B">
        <w:rPr>
          <w:rFonts w:eastAsiaTheme="minorHAnsi" w:cstheme="minorHAnsi"/>
          <w:szCs w:val="20"/>
        </w:rPr>
        <w:t>–</w:t>
      </w:r>
      <w:r>
        <w:rPr>
          <w:rFonts w:eastAsiaTheme="minorHAnsi" w:cstheme="minorHAnsi"/>
          <w:b/>
          <w:szCs w:val="20"/>
        </w:rPr>
        <w:t xml:space="preserve"> </w:t>
      </w:r>
      <w:r w:rsidRPr="00944E8B">
        <w:rPr>
          <w:rFonts w:eastAsiaTheme="minorHAnsi" w:cstheme="minorHAnsi"/>
          <w:szCs w:val="20"/>
        </w:rPr>
        <w:t>Persistent</w:t>
      </w:r>
      <w:r w:rsidR="00EE632A">
        <w:rPr>
          <w:rFonts w:eastAsiaTheme="minorHAnsi" w:cstheme="minorHAnsi"/>
          <w:szCs w:val="20"/>
        </w:rPr>
        <w:t xml:space="preserve"> </w:t>
      </w:r>
      <w:r w:rsidRPr="00944E8B">
        <w:rPr>
          <w:rFonts w:eastAsiaTheme="minorHAnsi" w:cstheme="minorHAnsi"/>
          <w:szCs w:val="20"/>
        </w:rPr>
        <w:t>Volume</w:t>
      </w:r>
      <w:r w:rsidR="00EE632A" w:rsidRPr="00EE632A">
        <w:t xml:space="preserve"> </w:t>
      </w:r>
      <w:r w:rsidR="00EE632A" w:rsidRPr="00EE632A">
        <w:rPr>
          <w:rFonts w:eastAsiaTheme="minorHAnsi" w:cstheme="minorHAnsi"/>
          <w:szCs w:val="20"/>
        </w:rPr>
        <w:t>is a piece of storage in the cluster that has been provisioned by an administrator.</w:t>
      </w:r>
    </w:p>
    <w:p w14:paraId="43EDBE15" w14:textId="7824F649" w:rsidR="00944E8B" w:rsidRDefault="00944E8B" w:rsidP="00EE632A">
      <w:pPr>
        <w:pStyle w:val="ListParagraph"/>
        <w:numPr>
          <w:ilvl w:val="0"/>
          <w:numId w:val="36"/>
        </w:numPr>
        <w:rPr>
          <w:rFonts w:eastAsiaTheme="minorHAnsi" w:cstheme="minorHAnsi"/>
          <w:szCs w:val="20"/>
        </w:rPr>
      </w:pPr>
      <w:r>
        <w:rPr>
          <w:rFonts w:eastAsiaTheme="minorHAnsi" w:cstheme="minorHAnsi"/>
          <w:b/>
          <w:szCs w:val="20"/>
        </w:rPr>
        <w:t>PVC</w:t>
      </w:r>
      <w:r w:rsidRPr="00944E8B">
        <w:rPr>
          <w:rFonts w:eastAsiaTheme="minorHAnsi" w:cstheme="minorHAnsi"/>
          <w:szCs w:val="20"/>
        </w:rPr>
        <w:t xml:space="preserve"> –</w:t>
      </w:r>
      <w:r>
        <w:rPr>
          <w:rFonts w:eastAsiaTheme="minorHAnsi" w:cstheme="minorHAnsi"/>
          <w:szCs w:val="20"/>
        </w:rPr>
        <w:t xml:space="preserve"> Persistent</w:t>
      </w:r>
      <w:r w:rsidR="00EE632A">
        <w:rPr>
          <w:rFonts w:eastAsiaTheme="minorHAnsi" w:cstheme="minorHAnsi"/>
          <w:szCs w:val="20"/>
        </w:rPr>
        <w:t xml:space="preserve"> </w:t>
      </w:r>
      <w:r>
        <w:rPr>
          <w:rFonts w:eastAsiaTheme="minorHAnsi" w:cstheme="minorHAnsi"/>
          <w:szCs w:val="20"/>
        </w:rPr>
        <w:t>Volume</w:t>
      </w:r>
      <w:r w:rsidR="00EE632A">
        <w:rPr>
          <w:rFonts w:eastAsiaTheme="minorHAnsi" w:cstheme="minorHAnsi"/>
          <w:szCs w:val="20"/>
        </w:rPr>
        <w:t xml:space="preserve"> </w:t>
      </w:r>
      <w:r>
        <w:rPr>
          <w:rFonts w:eastAsiaTheme="minorHAnsi" w:cstheme="minorHAnsi"/>
          <w:szCs w:val="20"/>
        </w:rPr>
        <w:t>Claim</w:t>
      </w:r>
      <w:r w:rsidR="00EE632A">
        <w:rPr>
          <w:rFonts w:eastAsiaTheme="minorHAnsi" w:cstheme="minorHAnsi"/>
          <w:szCs w:val="20"/>
        </w:rPr>
        <w:t xml:space="preserve"> </w:t>
      </w:r>
      <w:r w:rsidR="00EE632A" w:rsidRPr="00EE632A">
        <w:rPr>
          <w:rFonts w:eastAsiaTheme="minorHAnsi" w:cstheme="minorHAnsi"/>
          <w:szCs w:val="20"/>
        </w:rPr>
        <w:t>is a request for storage by a user.</w:t>
      </w:r>
    </w:p>
    <w:p w14:paraId="40E06866" w14:textId="51BA79FB" w:rsidR="00944E8B" w:rsidRDefault="00944E8B" w:rsidP="00EE632A">
      <w:pPr>
        <w:pStyle w:val="ListParagraph"/>
        <w:numPr>
          <w:ilvl w:val="0"/>
          <w:numId w:val="36"/>
        </w:numPr>
        <w:rPr>
          <w:rFonts w:eastAsiaTheme="minorHAnsi" w:cstheme="minorHAnsi"/>
          <w:szCs w:val="20"/>
        </w:rPr>
      </w:pPr>
      <w:r>
        <w:rPr>
          <w:rFonts w:eastAsiaTheme="minorHAnsi" w:cstheme="minorHAnsi"/>
          <w:b/>
          <w:szCs w:val="20"/>
        </w:rPr>
        <w:t xml:space="preserve">SC </w:t>
      </w:r>
      <w:r>
        <w:rPr>
          <w:rFonts w:eastAsiaTheme="minorHAnsi" w:cstheme="minorHAnsi"/>
          <w:szCs w:val="20"/>
        </w:rPr>
        <w:t>– Storage</w:t>
      </w:r>
      <w:r w:rsidR="00EE632A">
        <w:rPr>
          <w:rFonts w:eastAsiaTheme="minorHAnsi" w:cstheme="minorHAnsi"/>
          <w:szCs w:val="20"/>
        </w:rPr>
        <w:t xml:space="preserve"> Class </w:t>
      </w:r>
      <w:r w:rsidR="00EE632A" w:rsidRPr="00EE632A">
        <w:rPr>
          <w:rFonts w:eastAsiaTheme="minorHAnsi" w:cstheme="minorHAnsi"/>
          <w:szCs w:val="20"/>
        </w:rPr>
        <w:t>provides a way for administrators to describe the “classes” of storage they offer.</w:t>
      </w:r>
    </w:p>
    <w:p w14:paraId="62F9F6DC" w14:textId="712A221E" w:rsidR="00780EE8" w:rsidRPr="0023776E" w:rsidRDefault="0023776E" w:rsidP="0023776E">
      <w:pPr>
        <w:pStyle w:val="ListParagraph"/>
        <w:numPr>
          <w:ilvl w:val="0"/>
          <w:numId w:val="36"/>
        </w:numPr>
        <w:shd w:val="clear" w:color="auto" w:fill="FFFFFF"/>
        <w:spacing w:after="240"/>
        <w:rPr>
          <w:rFonts w:eastAsiaTheme="minorHAnsi" w:cstheme="minorHAnsi"/>
          <w:sz w:val="22"/>
          <w:szCs w:val="22"/>
        </w:rPr>
      </w:pPr>
      <w:r w:rsidRPr="0023776E">
        <w:rPr>
          <w:rFonts w:eastAsiaTheme="minorHAnsi" w:cstheme="minorHAnsi"/>
          <w:b/>
          <w:szCs w:val="20"/>
        </w:rPr>
        <w:t xml:space="preserve">hostPath volume </w:t>
      </w:r>
      <w:r w:rsidRPr="0023776E">
        <w:rPr>
          <w:rFonts w:eastAsiaTheme="minorHAnsi" w:cstheme="minorHAnsi"/>
          <w:szCs w:val="20"/>
        </w:rPr>
        <w:t xml:space="preserve">– </w:t>
      </w:r>
      <w:r w:rsidRPr="0023776E">
        <w:rPr>
          <w:rFonts w:ascii="Arial" w:hAnsi="Arial" w:cs="Arial"/>
          <w:color w:val="000000"/>
          <w:spacing w:val="2"/>
          <w:sz w:val="18"/>
          <w:shd w:val="clear" w:color="auto" w:fill="FFFFFF"/>
        </w:rPr>
        <w:t>mounts a file or directory from the host n</w:t>
      </w:r>
      <w:r>
        <w:rPr>
          <w:rFonts w:ascii="Arial" w:hAnsi="Arial" w:cs="Arial"/>
          <w:color w:val="000000"/>
          <w:spacing w:val="2"/>
          <w:sz w:val="18"/>
          <w:shd w:val="clear" w:color="auto" w:fill="FFFFFF"/>
        </w:rPr>
        <w:t>ode’s filesystem into your Pod.</w:t>
      </w:r>
    </w:p>
    <w:p w14:paraId="4EC392F3" w14:textId="3704EB0B" w:rsidR="00E0781A" w:rsidRPr="00780EE8" w:rsidRDefault="00EE632A" w:rsidP="00780EE8">
      <w:pPr>
        <w:pStyle w:val="NormalWeb"/>
        <w:shd w:val="clear" w:color="auto" w:fill="FFFFFF"/>
        <w:spacing w:after="120"/>
        <w:rPr>
          <w:rFonts w:asciiTheme="minorHAnsi" w:eastAsiaTheme="minorHAnsi" w:hAnsiTheme="minorHAnsi" w:cstheme="minorHAnsi"/>
          <w:sz w:val="20"/>
          <w:szCs w:val="20"/>
        </w:rPr>
      </w:pPr>
      <w:r>
        <w:rPr>
          <w:rFonts w:asciiTheme="minorHAnsi" w:eastAsiaTheme="minorHAnsi" w:hAnsiTheme="minorHAnsi" w:cstheme="minorHAnsi"/>
          <w:sz w:val="20"/>
          <w:szCs w:val="20"/>
        </w:rPr>
        <w:t>To get started, i</w:t>
      </w:r>
      <w:r w:rsidR="00E0781A" w:rsidRPr="00780EE8">
        <w:rPr>
          <w:rFonts w:asciiTheme="minorHAnsi" w:eastAsiaTheme="minorHAnsi" w:hAnsiTheme="minorHAnsi" w:cstheme="minorHAnsi"/>
          <w:sz w:val="20"/>
          <w:szCs w:val="20"/>
        </w:rPr>
        <w:t>n</w:t>
      </w:r>
      <w:r>
        <w:rPr>
          <w:rFonts w:asciiTheme="minorHAnsi" w:eastAsiaTheme="minorHAnsi" w:hAnsiTheme="minorHAnsi" w:cstheme="minorHAnsi"/>
          <w:sz w:val="20"/>
          <w:szCs w:val="20"/>
        </w:rPr>
        <w:t xml:space="preserve"> an</w:t>
      </w:r>
      <w:r w:rsidR="00E0781A" w:rsidRPr="00780EE8">
        <w:rPr>
          <w:rFonts w:asciiTheme="minorHAnsi" w:eastAsiaTheme="minorHAnsi" w:hAnsiTheme="minorHAnsi" w:cstheme="minorHAnsi"/>
          <w:sz w:val="20"/>
          <w:szCs w:val="20"/>
        </w:rPr>
        <w:t xml:space="preserve"> OpenShift environment, </w:t>
      </w:r>
      <w:r>
        <w:rPr>
          <w:rFonts w:asciiTheme="minorHAnsi" w:eastAsiaTheme="minorHAnsi" w:hAnsiTheme="minorHAnsi" w:cstheme="minorHAnsi"/>
          <w:sz w:val="20"/>
          <w:szCs w:val="20"/>
        </w:rPr>
        <w:t xml:space="preserve">we need </w:t>
      </w:r>
      <w:r w:rsidR="00E0781A" w:rsidRPr="00780EE8">
        <w:rPr>
          <w:rFonts w:asciiTheme="minorHAnsi" w:eastAsiaTheme="minorHAnsi" w:hAnsiTheme="minorHAnsi" w:cstheme="minorHAnsi"/>
          <w:sz w:val="20"/>
          <w:szCs w:val="20"/>
        </w:rPr>
        <w:t xml:space="preserve">to relax the security </w:t>
      </w:r>
      <w:r w:rsidR="00803CA7" w:rsidRPr="00780EE8">
        <w:rPr>
          <w:rFonts w:asciiTheme="minorHAnsi" w:eastAsiaTheme="minorHAnsi" w:hAnsiTheme="minorHAnsi" w:cstheme="minorHAnsi"/>
          <w:sz w:val="20"/>
          <w:szCs w:val="20"/>
        </w:rPr>
        <w:t>of</w:t>
      </w:r>
      <w:r w:rsidR="00E0781A" w:rsidRPr="00780EE8">
        <w:rPr>
          <w:rFonts w:asciiTheme="minorHAnsi" w:eastAsiaTheme="minorHAnsi" w:hAnsiTheme="minorHAnsi" w:cstheme="minorHAnsi"/>
          <w:sz w:val="20"/>
          <w:szCs w:val="20"/>
        </w:rPr>
        <w:t xml:space="preserve"> your cluster so pods are allowed to use the </w:t>
      </w:r>
      <w:r w:rsidR="00E0781A" w:rsidRPr="006C4C8C">
        <w:rPr>
          <w:rFonts w:asciiTheme="minorHAnsi" w:eastAsiaTheme="minorHAnsi" w:hAnsiTheme="minorHAnsi" w:cstheme="minorHAnsi"/>
          <w:b/>
          <w:sz w:val="20"/>
          <w:szCs w:val="20"/>
          <w:shd w:val="clear" w:color="auto" w:fill="DCDEDF" w:themeFill="text1" w:themeFillTint="99"/>
        </w:rPr>
        <w:t>hostPath</w:t>
      </w:r>
      <w:r w:rsidR="00E0781A" w:rsidRPr="00780EE8">
        <w:rPr>
          <w:rFonts w:asciiTheme="minorHAnsi" w:eastAsiaTheme="minorHAnsi" w:hAnsiTheme="minorHAnsi" w:cstheme="minorHAnsi"/>
          <w:sz w:val="20"/>
          <w:szCs w:val="20"/>
        </w:rPr>
        <w:t xml:space="preserve"> volume </w:t>
      </w:r>
      <w:r w:rsidR="00873BF7">
        <w:rPr>
          <w:rFonts w:asciiTheme="minorHAnsi" w:eastAsiaTheme="minorHAnsi" w:hAnsiTheme="minorHAnsi" w:cstheme="minorHAnsi"/>
          <w:sz w:val="20"/>
          <w:szCs w:val="20"/>
        </w:rPr>
        <w:t>plugin</w:t>
      </w:r>
      <w:r w:rsidR="00E0781A" w:rsidRPr="00780EE8">
        <w:rPr>
          <w:rFonts w:asciiTheme="minorHAnsi" w:eastAsiaTheme="minorHAnsi" w:hAnsiTheme="minorHAnsi" w:cstheme="minorHAnsi"/>
          <w:sz w:val="20"/>
          <w:szCs w:val="20"/>
        </w:rPr>
        <w:t xml:space="preserve"> without granting everyone access to the privileged </w:t>
      </w:r>
      <w:r w:rsidR="00E0781A" w:rsidRPr="006C4C8C">
        <w:rPr>
          <w:rFonts w:asciiTheme="minorHAnsi" w:eastAsiaTheme="minorHAnsi" w:hAnsiTheme="minorHAnsi" w:cstheme="minorHAnsi"/>
          <w:b/>
          <w:sz w:val="20"/>
          <w:szCs w:val="20"/>
        </w:rPr>
        <w:t>SCC</w:t>
      </w:r>
      <w:r w:rsidR="00E0781A" w:rsidRPr="00780EE8">
        <w:rPr>
          <w:rFonts w:asciiTheme="minorHAnsi" w:eastAsiaTheme="minorHAnsi" w:hAnsiTheme="minorHAnsi" w:cstheme="minorHAnsi"/>
          <w:sz w:val="20"/>
          <w:szCs w:val="20"/>
        </w:rPr>
        <w:t>:</w:t>
      </w:r>
    </w:p>
    <w:p w14:paraId="3FE959CE" w14:textId="77777777" w:rsidR="00E0781A" w:rsidRPr="00803CA7" w:rsidRDefault="00E0781A" w:rsidP="00803CA7">
      <w:pPr>
        <w:pStyle w:val="Caption"/>
        <w:numPr>
          <w:ilvl w:val="0"/>
          <w:numId w:val="37"/>
        </w:numPr>
        <w:spacing w:after="0"/>
        <w:rPr>
          <w:rFonts w:eastAsiaTheme="minorHAnsi"/>
          <w:b/>
        </w:rPr>
      </w:pPr>
      <w:r w:rsidRPr="00780EE8">
        <w:rPr>
          <w:rFonts w:eastAsiaTheme="minorHAnsi"/>
        </w:rPr>
        <w:t>Edit the</w:t>
      </w:r>
      <w:r w:rsidRPr="00803CA7">
        <w:rPr>
          <w:rFonts w:eastAsiaTheme="minorHAnsi"/>
          <w:b/>
        </w:rPr>
        <w:t> restricted </w:t>
      </w:r>
      <w:r w:rsidRPr="00780EE8">
        <w:rPr>
          <w:rFonts w:eastAsiaTheme="minorHAnsi"/>
        </w:rPr>
        <w:t>SCC</w:t>
      </w:r>
      <w:r w:rsidRPr="00803CA7">
        <w:rPr>
          <w:rFonts w:eastAsiaTheme="minorHAnsi"/>
          <w:b/>
        </w:rPr>
        <w:t>:</w:t>
      </w:r>
    </w:p>
    <w:p w14:paraId="76271264" w14:textId="04071288" w:rsidR="00E0781A" w:rsidRPr="00803CA7" w:rsidRDefault="00E0781A" w:rsidP="00803CA7">
      <w:pPr>
        <w:pStyle w:val="Caption"/>
        <w:shd w:val="clear" w:color="auto" w:fill="DCDEDF" w:themeFill="text1" w:themeFillTint="99"/>
        <w:spacing w:after="0"/>
        <w:ind w:left="720"/>
        <w:rPr>
          <w:rFonts w:ascii="Consolas" w:eastAsiaTheme="minorHAnsi" w:hAnsi="Consolas"/>
        </w:rPr>
      </w:pPr>
      <w:r w:rsidRPr="00803CA7">
        <w:rPr>
          <w:rFonts w:ascii="Consolas" w:eastAsiaTheme="minorHAnsi" w:hAnsi="Consolas"/>
        </w:rPr>
        <w:t>$ oc edit scc restricted</w:t>
      </w:r>
    </w:p>
    <w:p w14:paraId="173F4FF0" w14:textId="77777777" w:rsidR="00803CA7" w:rsidRDefault="00803CA7" w:rsidP="00803CA7">
      <w:pPr>
        <w:pStyle w:val="Caption"/>
        <w:spacing w:after="0"/>
        <w:rPr>
          <w:rFonts w:eastAsiaTheme="minorHAnsi"/>
        </w:rPr>
      </w:pPr>
    </w:p>
    <w:p w14:paraId="53F98F5F" w14:textId="6EE48164" w:rsidR="00E0781A" w:rsidRPr="00803CA7" w:rsidRDefault="00E0781A" w:rsidP="00803CA7">
      <w:pPr>
        <w:pStyle w:val="Caption"/>
        <w:numPr>
          <w:ilvl w:val="0"/>
          <w:numId w:val="37"/>
        </w:numPr>
        <w:spacing w:after="120"/>
        <w:rPr>
          <w:rFonts w:eastAsiaTheme="minorHAnsi"/>
        </w:rPr>
      </w:pPr>
      <w:r w:rsidRPr="00780EE8">
        <w:rPr>
          <w:rFonts w:eastAsiaTheme="minorHAnsi"/>
        </w:rPr>
        <w:t>Add</w:t>
      </w:r>
      <w:r w:rsidR="00803CA7">
        <w:rPr>
          <w:rFonts w:eastAsiaTheme="minorHAnsi"/>
        </w:rPr>
        <w:t> </w:t>
      </w:r>
      <w:r w:rsidR="00803CA7" w:rsidRPr="00780EE8">
        <w:rPr>
          <w:rFonts w:eastAsiaTheme="minorHAnsi"/>
          <w:b/>
          <w:shd w:val="clear" w:color="auto" w:fill="DCDEDF" w:themeFill="text1" w:themeFillTint="99"/>
        </w:rPr>
        <w:t>allowHostDirVolumePlugin: true</w:t>
      </w:r>
    </w:p>
    <w:p w14:paraId="27FE11E5" w14:textId="77777777" w:rsidR="00E0781A" w:rsidRPr="00803CA7" w:rsidRDefault="00E0781A" w:rsidP="00803CA7">
      <w:pPr>
        <w:pStyle w:val="Caption"/>
        <w:numPr>
          <w:ilvl w:val="0"/>
          <w:numId w:val="37"/>
        </w:numPr>
        <w:spacing w:after="120"/>
        <w:rPr>
          <w:rFonts w:eastAsiaTheme="minorHAnsi"/>
        </w:rPr>
      </w:pPr>
      <w:r w:rsidRPr="00803CA7">
        <w:rPr>
          <w:rFonts w:eastAsiaTheme="minorHAnsi"/>
        </w:rPr>
        <w:t>Save the changes</w:t>
      </w:r>
    </w:p>
    <w:p w14:paraId="5901449F" w14:textId="320D0C32" w:rsidR="00E0781A" w:rsidRPr="00803CA7" w:rsidRDefault="00E0781A" w:rsidP="00803CA7">
      <w:pPr>
        <w:pStyle w:val="Caption"/>
        <w:numPr>
          <w:ilvl w:val="0"/>
          <w:numId w:val="37"/>
        </w:numPr>
        <w:spacing w:after="120"/>
        <w:rPr>
          <w:rFonts w:eastAsiaTheme="minorHAnsi"/>
        </w:rPr>
      </w:pPr>
      <w:r w:rsidRPr="00803CA7">
        <w:rPr>
          <w:rFonts w:eastAsiaTheme="minorHAnsi"/>
        </w:rPr>
        <w:t>Restart node service</w:t>
      </w:r>
      <w:r w:rsidR="00BA1C3E" w:rsidRPr="00803CA7">
        <w:rPr>
          <w:rFonts w:eastAsiaTheme="minorHAnsi"/>
        </w:rPr>
        <w:t xml:space="preserve"> (master node)</w:t>
      </w:r>
      <w:r w:rsidRPr="00803CA7">
        <w:rPr>
          <w:rFonts w:eastAsiaTheme="minorHAnsi"/>
        </w:rPr>
        <w:t>.</w:t>
      </w:r>
    </w:p>
    <w:p w14:paraId="1BAA2B7E" w14:textId="2DFAC2FE" w:rsidR="00BA1C3E" w:rsidRPr="00803CA7" w:rsidRDefault="00D00797" w:rsidP="00780EE8">
      <w:pPr>
        <w:pStyle w:val="Caption"/>
        <w:shd w:val="clear" w:color="auto" w:fill="DCDEDF" w:themeFill="text1" w:themeFillTint="99"/>
        <w:spacing w:after="240"/>
        <w:ind w:left="720"/>
        <w:rPr>
          <w:rFonts w:ascii="Consolas" w:hAnsi="Consolas"/>
          <w:i/>
        </w:rPr>
      </w:pPr>
      <w:r w:rsidRPr="00803CA7">
        <w:rPr>
          <w:rFonts w:ascii="Consolas" w:hAnsi="Consolas"/>
        </w:rPr>
        <w:t xml:space="preserve">$ </w:t>
      </w:r>
      <w:r w:rsidR="00BA1C3E" w:rsidRPr="00803CA7">
        <w:rPr>
          <w:rFonts w:ascii="Consolas" w:hAnsi="Consolas"/>
        </w:rPr>
        <w:t>sudo systemctl restart</w:t>
      </w:r>
      <w:r w:rsidR="00BA1C3E" w:rsidRPr="00803CA7">
        <w:rPr>
          <w:rFonts w:ascii="Consolas" w:hAnsi="Consolas" w:cs="Segoe UI"/>
          <w:i/>
          <w:color w:val="000000"/>
          <w:szCs w:val="20"/>
        </w:rPr>
        <w:t xml:space="preserve"> </w:t>
      </w:r>
      <w:r w:rsidR="00BA1C3E" w:rsidRPr="00803CA7">
        <w:rPr>
          <w:rFonts w:ascii="Consolas" w:hAnsi="Consolas" w:cs="Segoe UI"/>
          <w:color w:val="000000"/>
          <w:szCs w:val="20"/>
        </w:rPr>
        <w:t>origin-node.service</w:t>
      </w:r>
      <w:r w:rsidR="00BA1C3E" w:rsidRPr="00803CA7">
        <w:rPr>
          <w:rFonts w:ascii="Consolas" w:hAnsi="Consolas" w:cs="Segoe UI"/>
          <w:i/>
          <w:color w:val="000000"/>
          <w:szCs w:val="20"/>
        </w:rPr>
        <w:t xml:space="preserve"> </w:t>
      </w:r>
    </w:p>
    <w:p w14:paraId="289B4142" w14:textId="77777777" w:rsidR="00780EE8" w:rsidRDefault="00780EE8" w:rsidP="00E0781A">
      <w:pPr>
        <w:jc w:val="both"/>
        <w:rPr>
          <w:rFonts w:asciiTheme="minorHAnsi" w:eastAsiaTheme="minorHAnsi" w:hAnsiTheme="minorHAnsi" w:cstheme="minorHAnsi"/>
          <w:sz w:val="20"/>
          <w:szCs w:val="20"/>
        </w:rPr>
      </w:pPr>
    </w:p>
    <w:p w14:paraId="2C474D72" w14:textId="7C070BD4" w:rsidR="00944E8B" w:rsidRDefault="00E0781A" w:rsidP="00780EE8">
      <w:pPr>
        <w:spacing w:after="120"/>
        <w:jc w:val="both"/>
        <w:rPr>
          <w:rFonts w:asciiTheme="minorHAnsi" w:eastAsiaTheme="minorHAnsi" w:hAnsiTheme="minorHAnsi" w:cstheme="minorHAnsi"/>
          <w:sz w:val="20"/>
          <w:szCs w:val="20"/>
        </w:rPr>
      </w:pPr>
      <w:r w:rsidRPr="00780EE8">
        <w:rPr>
          <w:rFonts w:asciiTheme="minorHAnsi" w:eastAsiaTheme="minorHAnsi" w:hAnsiTheme="minorHAnsi" w:cstheme="minorHAnsi"/>
          <w:sz w:val="20"/>
          <w:szCs w:val="20"/>
        </w:rPr>
        <w:t xml:space="preserve">Below is an example </w:t>
      </w:r>
      <w:r w:rsidRPr="00F3028B">
        <w:rPr>
          <w:rFonts w:asciiTheme="minorHAnsi" w:eastAsiaTheme="minorHAnsi" w:hAnsiTheme="minorHAnsi" w:cstheme="minorHAnsi"/>
          <w:b/>
          <w:sz w:val="20"/>
          <w:szCs w:val="20"/>
        </w:rPr>
        <w:t>yaml</w:t>
      </w:r>
      <w:r w:rsidRPr="00780EE8">
        <w:rPr>
          <w:rFonts w:asciiTheme="minorHAnsi" w:eastAsiaTheme="minorHAnsi" w:hAnsiTheme="minorHAnsi" w:cstheme="minorHAnsi"/>
          <w:sz w:val="20"/>
          <w:szCs w:val="20"/>
        </w:rPr>
        <w:t xml:space="preserve"> specification to create </w:t>
      </w:r>
      <w:r w:rsidR="00780EE8">
        <w:rPr>
          <w:rFonts w:asciiTheme="minorHAnsi" w:eastAsiaTheme="minorHAnsi" w:hAnsiTheme="minorHAnsi" w:cstheme="minorHAnsi"/>
          <w:b/>
          <w:sz w:val="20"/>
          <w:szCs w:val="20"/>
        </w:rPr>
        <w:t>Persiste</w:t>
      </w:r>
      <w:r w:rsidRPr="00780EE8">
        <w:rPr>
          <w:rFonts w:asciiTheme="minorHAnsi" w:eastAsiaTheme="minorHAnsi" w:hAnsiTheme="minorHAnsi" w:cstheme="minorHAnsi"/>
          <w:b/>
          <w:sz w:val="20"/>
          <w:szCs w:val="20"/>
        </w:rPr>
        <w:t>ntVolume</w:t>
      </w:r>
      <w:r w:rsidR="00944E8B">
        <w:rPr>
          <w:rFonts w:asciiTheme="minorHAnsi" w:eastAsiaTheme="minorHAnsi" w:hAnsiTheme="minorHAnsi" w:cstheme="minorHAnsi"/>
          <w:b/>
          <w:sz w:val="20"/>
          <w:szCs w:val="20"/>
        </w:rPr>
        <w:t xml:space="preserve"> </w:t>
      </w:r>
      <w:r w:rsidR="00944E8B" w:rsidRPr="00944E8B">
        <w:rPr>
          <w:rFonts w:asciiTheme="minorHAnsi" w:eastAsiaTheme="minorHAnsi" w:hAnsiTheme="minorHAnsi" w:cstheme="minorHAnsi"/>
          <w:sz w:val="20"/>
          <w:szCs w:val="20"/>
        </w:rPr>
        <w:t>(PV)</w:t>
      </w:r>
      <w:r w:rsidR="00780EE8" w:rsidRPr="00780EE8">
        <w:rPr>
          <w:rFonts w:asciiTheme="minorHAnsi" w:eastAsiaTheme="minorHAnsi" w:hAnsiTheme="minorHAnsi" w:cstheme="minorHAnsi"/>
          <w:sz w:val="20"/>
          <w:szCs w:val="20"/>
        </w:rPr>
        <w:t xml:space="preserve"> using the </w:t>
      </w:r>
      <w:r w:rsidR="00780EE8" w:rsidRPr="00780EE8">
        <w:rPr>
          <w:rFonts w:asciiTheme="minorHAnsi" w:eastAsiaTheme="minorHAnsi" w:hAnsiTheme="minorHAnsi" w:cstheme="minorHAnsi"/>
          <w:b/>
          <w:sz w:val="20"/>
          <w:szCs w:val="20"/>
        </w:rPr>
        <w:t>HPE 3PAR FlexVolume driver</w:t>
      </w:r>
      <w:r w:rsidRPr="00780EE8">
        <w:rPr>
          <w:rFonts w:asciiTheme="minorHAnsi" w:eastAsiaTheme="minorHAnsi" w:hAnsiTheme="minorHAnsi" w:cstheme="minorHAnsi"/>
          <w:sz w:val="20"/>
          <w:szCs w:val="20"/>
        </w:rPr>
        <w:t>.</w:t>
      </w:r>
    </w:p>
    <w:p w14:paraId="2CFFDCF8" w14:textId="6427BAD5" w:rsidR="001F2B1E" w:rsidRDefault="001F2B1E" w:rsidP="00780EE8">
      <w:pPr>
        <w:spacing w:after="120"/>
        <w:jc w:val="both"/>
        <w:rPr>
          <w:rFonts w:asciiTheme="minorHAnsi" w:eastAsiaTheme="minorHAnsi" w:hAnsiTheme="minorHAnsi" w:cstheme="minorHAnsi"/>
          <w:szCs w:val="18"/>
        </w:rPr>
      </w:pPr>
      <w:r w:rsidRPr="00944E8B">
        <w:rPr>
          <w:rFonts w:asciiTheme="minorHAnsi" w:eastAsiaTheme="minorHAnsi" w:hAnsiTheme="minorHAnsi" w:cstheme="minorHAnsi"/>
          <w:b/>
          <w:szCs w:val="18"/>
        </w:rPr>
        <w:t>Note:</w:t>
      </w:r>
      <w:r w:rsidRPr="00944E8B">
        <w:rPr>
          <w:rFonts w:asciiTheme="minorHAnsi" w:eastAsiaTheme="minorHAnsi" w:hAnsiTheme="minorHAnsi" w:cstheme="minorHAnsi"/>
          <w:szCs w:val="18"/>
        </w:rPr>
        <w:t xml:space="preserve"> If you have OpenShift installed, </w:t>
      </w:r>
      <w:r w:rsidRPr="00944E8B">
        <w:rPr>
          <w:rFonts w:asciiTheme="minorHAnsi" w:eastAsiaTheme="minorHAnsi" w:hAnsiTheme="minorHAnsi" w:cstheme="minorHAnsi"/>
          <w:b/>
          <w:szCs w:val="18"/>
          <w:shd w:val="clear" w:color="auto" w:fill="DCDEDF" w:themeFill="text1" w:themeFillTint="99"/>
        </w:rPr>
        <w:t>kubectl</w:t>
      </w:r>
      <w:r w:rsidR="00EE632A">
        <w:rPr>
          <w:rFonts w:asciiTheme="minorHAnsi" w:eastAsiaTheme="minorHAnsi" w:hAnsiTheme="minorHAnsi" w:cstheme="minorHAnsi"/>
          <w:b/>
          <w:szCs w:val="18"/>
          <w:shd w:val="clear" w:color="auto" w:fill="DCDEDF" w:themeFill="text1" w:themeFillTint="99"/>
        </w:rPr>
        <w:t xml:space="preserve"> create</w:t>
      </w:r>
      <w:r w:rsidRPr="00944E8B">
        <w:rPr>
          <w:rFonts w:asciiTheme="minorHAnsi" w:eastAsiaTheme="minorHAnsi" w:hAnsiTheme="minorHAnsi" w:cstheme="minorHAnsi"/>
          <w:szCs w:val="18"/>
        </w:rPr>
        <w:t xml:space="preserve"> and </w:t>
      </w:r>
      <w:r w:rsidRPr="00944E8B">
        <w:rPr>
          <w:rFonts w:asciiTheme="minorHAnsi" w:eastAsiaTheme="minorHAnsi" w:hAnsiTheme="minorHAnsi" w:cstheme="minorHAnsi"/>
          <w:b/>
          <w:szCs w:val="18"/>
          <w:shd w:val="clear" w:color="auto" w:fill="DCDEDF" w:themeFill="text1" w:themeFillTint="99"/>
        </w:rPr>
        <w:t>oc</w:t>
      </w:r>
      <w:r w:rsidR="00EE632A">
        <w:rPr>
          <w:rFonts w:asciiTheme="minorHAnsi" w:eastAsiaTheme="minorHAnsi" w:hAnsiTheme="minorHAnsi" w:cstheme="minorHAnsi"/>
          <w:b/>
          <w:szCs w:val="18"/>
          <w:shd w:val="clear" w:color="auto" w:fill="DCDEDF" w:themeFill="text1" w:themeFillTint="99"/>
        </w:rPr>
        <w:t xml:space="preserve"> create</w:t>
      </w:r>
      <w:r w:rsidRPr="00944E8B">
        <w:rPr>
          <w:rFonts w:asciiTheme="minorHAnsi" w:eastAsiaTheme="minorHAnsi" w:hAnsiTheme="minorHAnsi" w:cstheme="minorHAnsi"/>
          <w:szCs w:val="18"/>
        </w:rPr>
        <w:t xml:space="preserve"> command</w:t>
      </w:r>
      <w:r w:rsidR="00944E8B" w:rsidRPr="00944E8B">
        <w:rPr>
          <w:rFonts w:asciiTheme="minorHAnsi" w:eastAsiaTheme="minorHAnsi" w:hAnsiTheme="minorHAnsi" w:cstheme="minorHAnsi"/>
          <w:szCs w:val="18"/>
        </w:rPr>
        <w:t>s can be used</w:t>
      </w:r>
      <w:r w:rsidRPr="00944E8B">
        <w:rPr>
          <w:rFonts w:asciiTheme="minorHAnsi" w:eastAsiaTheme="minorHAnsi" w:hAnsiTheme="minorHAnsi" w:cstheme="minorHAnsi"/>
          <w:szCs w:val="18"/>
        </w:rPr>
        <w:t xml:space="preserve"> interchangeably </w:t>
      </w:r>
      <w:r w:rsidR="00944E8B" w:rsidRPr="00944E8B">
        <w:rPr>
          <w:rFonts w:asciiTheme="minorHAnsi" w:eastAsiaTheme="minorHAnsi" w:hAnsiTheme="minorHAnsi" w:cstheme="minorHAnsi"/>
          <w:szCs w:val="18"/>
        </w:rPr>
        <w:t xml:space="preserve">when creating PVs, PVCs, and SCs. </w:t>
      </w:r>
    </w:p>
    <w:p w14:paraId="1246E6B0" w14:textId="77777777" w:rsidR="00587DA4" w:rsidRPr="008E1FB2" w:rsidRDefault="00587DA4" w:rsidP="00587DA4">
      <w:pPr>
        <w:rPr>
          <w:rFonts w:ascii="Calibri" w:eastAsiaTheme="minorHAnsi" w:hAnsi="Calibri" w:cs="Calibri"/>
          <w:sz w:val="22"/>
          <w:szCs w:val="22"/>
        </w:rPr>
      </w:pPr>
      <w:r w:rsidRPr="00F449A5">
        <w:rPr>
          <w:rFonts w:ascii="Calibri" w:eastAsiaTheme="minorHAnsi" w:hAnsi="Calibri" w:cs="Calibri"/>
          <w:b/>
          <w:sz w:val="22"/>
          <w:szCs w:val="22"/>
        </w:rPr>
        <w:t>Dynamic volume provisioning</w:t>
      </w:r>
      <w:r w:rsidRPr="008E1FB2">
        <w:rPr>
          <w:rFonts w:ascii="Calibri" w:eastAsiaTheme="minorHAnsi" w:hAnsi="Calibri" w:cs="Calibri"/>
          <w:sz w:val="22"/>
          <w:szCs w:val="22"/>
        </w:rPr>
        <w:t xml:space="preserve"> allows storage volumes to be created on-demand. To enable dynamic provisioning</w:t>
      </w:r>
      <w:r>
        <w:rPr>
          <w:rFonts w:ascii="Calibri" w:eastAsiaTheme="minorHAnsi" w:hAnsi="Calibri" w:cs="Calibri"/>
          <w:sz w:val="22"/>
          <w:szCs w:val="22"/>
        </w:rPr>
        <w:t>,</w:t>
      </w:r>
      <w:r w:rsidRPr="008E1FB2">
        <w:rPr>
          <w:rFonts w:ascii="Calibri" w:eastAsiaTheme="minorHAnsi" w:hAnsi="Calibri" w:cs="Calibri"/>
          <w:sz w:val="22"/>
          <w:szCs w:val="22"/>
        </w:rPr>
        <w:t xml:space="preserve"> a cluster administrator needs to pre-create one or more </w:t>
      </w:r>
      <w:r w:rsidRPr="00F449A5">
        <w:rPr>
          <w:rFonts w:ascii="Calibri" w:eastAsiaTheme="minorHAnsi" w:hAnsi="Calibri" w:cs="Calibri"/>
          <w:b/>
          <w:sz w:val="22"/>
          <w:szCs w:val="22"/>
        </w:rPr>
        <w:t>StorageClass</w:t>
      </w:r>
      <w:r w:rsidRPr="008E1FB2">
        <w:rPr>
          <w:rFonts w:ascii="Calibri" w:eastAsiaTheme="minorHAnsi" w:hAnsi="Calibri" w:cs="Calibri"/>
          <w:sz w:val="22"/>
          <w:szCs w:val="22"/>
        </w:rPr>
        <w:t xml:space="preserve"> objects for users. </w:t>
      </w:r>
      <w:r w:rsidRPr="00F449A5">
        <w:rPr>
          <w:rFonts w:ascii="Calibri" w:eastAsiaTheme="minorHAnsi" w:hAnsi="Calibri" w:cs="Calibri"/>
          <w:b/>
          <w:sz w:val="22"/>
          <w:szCs w:val="22"/>
        </w:rPr>
        <w:t>StorageClass</w:t>
      </w:r>
      <w:r>
        <w:rPr>
          <w:rFonts w:ascii="Calibri" w:eastAsiaTheme="minorHAnsi" w:hAnsi="Calibri" w:cs="Calibri"/>
          <w:sz w:val="22"/>
          <w:szCs w:val="22"/>
        </w:rPr>
        <w:t xml:space="preserve"> object</w:t>
      </w:r>
      <w:r w:rsidRPr="008E1FB2">
        <w:rPr>
          <w:rFonts w:ascii="Calibri" w:eastAsiaTheme="minorHAnsi" w:hAnsi="Calibri" w:cs="Calibri"/>
          <w:sz w:val="22"/>
          <w:szCs w:val="22"/>
        </w:rPr>
        <w:t xml:space="preserve"> define</w:t>
      </w:r>
      <w:r>
        <w:rPr>
          <w:rFonts w:ascii="Calibri" w:eastAsiaTheme="minorHAnsi" w:hAnsi="Calibri" w:cs="Calibri"/>
          <w:sz w:val="22"/>
          <w:szCs w:val="22"/>
        </w:rPr>
        <w:t xml:space="preserve">s the </w:t>
      </w:r>
      <w:r w:rsidRPr="00F449A5">
        <w:rPr>
          <w:rFonts w:ascii="Calibri" w:eastAsiaTheme="minorHAnsi" w:hAnsi="Calibri" w:cs="Calibri"/>
          <w:b/>
          <w:sz w:val="22"/>
          <w:szCs w:val="22"/>
        </w:rPr>
        <w:t>storage provisioner</w:t>
      </w:r>
      <w:r w:rsidRPr="008E1FB2">
        <w:rPr>
          <w:rFonts w:ascii="Calibri" w:eastAsiaTheme="minorHAnsi" w:hAnsi="Calibri" w:cs="Calibri"/>
          <w:sz w:val="22"/>
          <w:szCs w:val="22"/>
        </w:rPr>
        <w:t xml:space="preserve"> and parameters </w:t>
      </w:r>
      <w:r>
        <w:rPr>
          <w:rFonts w:ascii="Calibri" w:eastAsiaTheme="minorHAnsi" w:hAnsi="Calibri" w:cs="Calibri"/>
          <w:sz w:val="22"/>
          <w:szCs w:val="22"/>
        </w:rPr>
        <w:t>to</w:t>
      </w:r>
      <w:r w:rsidRPr="008E1FB2">
        <w:rPr>
          <w:rFonts w:ascii="Calibri" w:eastAsiaTheme="minorHAnsi" w:hAnsi="Calibri" w:cs="Calibri"/>
          <w:sz w:val="22"/>
          <w:szCs w:val="22"/>
        </w:rPr>
        <w:t xml:space="preserve"> be </w:t>
      </w:r>
      <w:r>
        <w:rPr>
          <w:rFonts w:ascii="Calibri" w:eastAsiaTheme="minorHAnsi" w:hAnsi="Calibri" w:cs="Calibri"/>
          <w:sz w:val="22"/>
          <w:szCs w:val="22"/>
        </w:rPr>
        <w:t xml:space="preserve">used during dynamic storage provisioning requests made within a </w:t>
      </w:r>
      <w:r w:rsidRPr="00F449A5">
        <w:rPr>
          <w:rFonts w:ascii="Calibri" w:eastAsiaTheme="minorHAnsi" w:hAnsi="Calibri" w:cs="Calibri"/>
          <w:b/>
          <w:sz w:val="22"/>
          <w:szCs w:val="22"/>
        </w:rPr>
        <w:t>Kubernetes</w:t>
      </w:r>
      <w:r>
        <w:rPr>
          <w:rFonts w:ascii="Calibri" w:eastAsiaTheme="minorHAnsi" w:hAnsi="Calibri" w:cs="Calibri"/>
          <w:sz w:val="22"/>
          <w:szCs w:val="22"/>
        </w:rPr>
        <w:t>/</w:t>
      </w:r>
      <w:r w:rsidRPr="00F449A5">
        <w:rPr>
          <w:rFonts w:ascii="Calibri" w:eastAsiaTheme="minorHAnsi" w:hAnsi="Calibri" w:cs="Calibri"/>
          <w:b/>
          <w:sz w:val="22"/>
          <w:szCs w:val="22"/>
        </w:rPr>
        <w:t>Openshift</w:t>
      </w:r>
      <w:r>
        <w:rPr>
          <w:rFonts w:ascii="Calibri" w:eastAsiaTheme="minorHAnsi" w:hAnsi="Calibri" w:cs="Calibri"/>
          <w:sz w:val="22"/>
          <w:szCs w:val="22"/>
        </w:rPr>
        <w:t xml:space="preserve"> environment.</w:t>
      </w:r>
      <w:r w:rsidRPr="008E1FB2">
        <w:rPr>
          <w:rFonts w:ascii="Calibri" w:eastAsiaTheme="minorHAnsi" w:hAnsi="Calibri" w:cs="Calibri"/>
          <w:sz w:val="22"/>
          <w:szCs w:val="22"/>
        </w:rPr>
        <w:t xml:space="preserve"> </w:t>
      </w:r>
      <w:r>
        <w:rPr>
          <w:rFonts w:ascii="Calibri" w:eastAsiaTheme="minorHAnsi" w:hAnsi="Calibri" w:cs="Calibri"/>
          <w:sz w:val="22"/>
          <w:szCs w:val="22"/>
        </w:rPr>
        <w:t>This provisioner is a</w:t>
      </w:r>
      <w:r w:rsidRPr="008E1FB2">
        <w:rPr>
          <w:rFonts w:ascii="Calibri" w:eastAsiaTheme="minorHAnsi" w:hAnsi="Calibri" w:cs="Calibri"/>
          <w:sz w:val="22"/>
          <w:szCs w:val="22"/>
        </w:rPr>
        <w:t xml:space="preserve"> simple daemon that listens for </w:t>
      </w:r>
      <w:r w:rsidRPr="00873BF7">
        <w:rPr>
          <w:rFonts w:ascii="Calibri" w:eastAsiaTheme="minorHAnsi" w:hAnsi="Calibri" w:cs="Calibri"/>
          <w:b/>
          <w:sz w:val="22"/>
          <w:szCs w:val="22"/>
        </w:rPr>
        <w:t>PVCs</w:t>
      </w:r>
      <w:r w:rsidRPr="008E1FB2">
        <w:rPr>
          <w:rFonts w:ascii="Calibri" w:eastAsiaTheme="minorHAnsi" w:hAnsi="Calibri" w:cs="Calibri"/>
          <w:sz w:val="22"/>
          <w:szCs w:val="22"/>
        </w:rPr>
        <w:t xml:space="preserve"> and satisfies those claims based on the defined </w:t>
      </w:r>
      <w:r w:rsidRPr="00F449A5">
        <w:rPr>
          <w:rFonts w:ascii="Calibri" w:eastAsiaTheme="minorHAnsi" w:hAnsi="Calibri" w:cs="Calibri"/>
          <w:b/>
          <w:sz w:val="22"/>
          <w:szCs w:val="22"/>
        </w:rPr>
        <w:t>StorageClass</w:t>
      </w:r>
      <w:r>
        <w:rPr>
          <w:rFonts w:ascii="Calibri" w:eastAsiaTheme="minorHAnsi" w:hAnsi="Calibri" w:cs="Calibri"/>
          <w:sz w:val="22"/>
          <w:szCs w:val="22"/>
        </w:rPr>
        <w:t xml:space="preserve"> </w:t>
      </w:r>
      <w:r w:rsidRPr="008E1FB2">
        <w:rPr>
          <w:rFonts w:ascii="Calibri" w:eastAsiaTheme="minorHAnsi" w:hAnsi="Calibri" w:cs="Calibri"/>
          <w:sz w:val="22"/>
          <w:szCs w:val="22"/>
        </w:rPr>
        <w:t>.</w:t>
      </w:r>
    </w:p>
    <w:p w14:paraId="450CB15F" w14:textId="7F99B1DD" w:rsidR="00587DA4" w:rsidRDefault="00587DA4">
      <w:pPr>
        <w:rPr>
          <w:rFonts w:ascii="Calibri" w:eastAsiaTheme="minorHAnsi" w:hAnsi="Calibri" w:cs="Calibri"/>
          <w:sz w:val="22"/>
          <w:szCs w:val="22"/>
        </w:rPr>
      </w:pPr>
      <w:r>
        <w:rPr>
          <w:rFonts w:ascii="Calibri" w:eastAsiaTheme="minorHAnsi" w:hAnsi="Calibri" w:cs="Calibri"/>
          <w:sz w:val="22"/>
          <w:szCs w:val="22"/>
        </w:rPr>
        <w:br w:type="page"/>
      </w:r>
    </w:p>
    <w:p w14:paraId="12FD75A3" w14:textId="77777777" w:rsidR="00587DA4" w:rsidRPr="008E1FB2" w:rsidRDefault="00587DA4" w:rsidP="00DE56E8">
      <w:pPr>
        <w:spacing w:after="120"/>
        <w:rPr>
          <w:rFonts w:ascii="Calibri" w:eastAsiaTheme="minorHAnsi" w:hAnsi="Calibri" w:cs="Calibri"/>
          <w:sz w:val="22"/>
          <w:szCs w:val="22"/>
        </w:rPr>
      </w:pPr>
      <w:r w:rsidRPr="008E1FB2">
        <w:rPr>
          <w:rFonts w:ascii="Calibri" w:eastAsiaTheme="minorHAnsi" w:hAnsi="Calibri" w:cs="Calibri"/>
          <w:sz w:val="22"/>
          <w:szCs w:val="22"/>
        </w:rPr>
        <w:lastRenderedPageBreak/>
        <w:t xml:space="preserve">The following </w:t>
      </w:r>
      <w:r>
        <w:rPr>
          <w:rFonts w:ascii="Calibri" w:eastAsiaTheme="minorHAnsi" w:hAnsi="Calibri" w:cs="Calibri"/>
          <w:sz w:val="22"/>
          <w:szCs w:val="22"/>
        </w:rPr>
        <w:t xml:space="preserve">creates a </w:t>
      </w:r>
      <w:r w:rsidRPr="00F449A5">
        <w:rPr>
          <w:rFonts w:ascii="Calibri" w:eastAsiaTheme="minorHAnsi" w:hAnsi="Calibri" w:cs="Calibri"/>
          <w:b/>
          <w:sz w:val="22"/>
          <w:szCs w:val="22"/>
        </w:rPr>
        <w:t>StorageClass</w:t>
      </w:r>
      <w:r w:rsidRPr="008E1FB2">
        <w:rPr>
          <w:rFonts w:ascii="Calibri" w:eastAsiaTheme="minorHAnsi" w:hAnsi="Calibri" w:cs="Calibri"/>
          <w:sz w:val="22"/>
          <w:szCs w:val="22"/>
        </w:rPr>
        <w:t xml:space="preserve"> </w:t>
      </w:r>
      <w:r w:rsidRPr="00F449A5">
        <w:rPr>
          <w:rFonts w:ascii="Calibri" w:eastAsiaTheme="minorHAnsi" w:hAnsi="Calibri" w:cs="Calibri"/>
          <w:b/>
          <w:sz w:val="22"/>
          <w:szCs w:val="22"/>
          <w:shd w:val="clear" w:color="auto" w:fill="DCDEDF" w:themeFill="text1" w:themeFillTint="99"/>
        </w:rPr>
        <w:t>sc1</w:t>
      </w:r>
      <w:r w:rsidRPr="008E1FB2">
        <w:rPr>
          <w:rFonts w:ascii="Calibri" w:eastAsiaTheme="minorHAnsi" w:hAnsi="Calibri" w:cs="Calibri"/>
          <w:sz w:val="22"/>
          <w:szCs w:val="22"/>
        </w:rPr>
        <w:t xml:space="preserve"> which provisions</w:t>
      </w:r>
      <w:r>
        <w:rPr>
          <w:rFonts w:ascii="Calibri" w:eastAsiaTheme="minorHAnsi" w:hAnsi="Calibri" w:cs="Calibri"/>
          <w:sz w:val="22"/>
          <w:szCs w:val="22"/>
        </w:rPr>
        <w:t xml:space="preserve"> a</w:t>
      </w:r>
      <w:r w:rsidRPr="008E1FB2">
        <w:rPr>
          <w:rFonts w:ascii="Calibri" w:eastAsiaTheme="minorHAnsi" w:hAnsi="Calibri" w:cs="Calibri"/>
          <w:sz w:val="22"/>
          <w:szCs w:val="22"/>
        </w:rPr>
        <w:t xml:space="preserve"> compressed volume with the help of </w:t>
      </w:r>
      <w:r w:rsidRPr="00F449A5">
        <w:rPr>
          <w:rFonts w:ascii="Calibri" w:eastAsiaTheme="minorHAnsi" w:hAnsi="Calibri" w:cs="Calibri"/>
          <w:b/>
          <w:sz w:val="22"/>
          <w:szCs w:val="22"/>
        </w:rPr>
        <w:t xml:space="preserve">HPE </w:t>
      </w:r>
      <w:r>
        <w:rPr>
          <w:rFonts w:ascii="Calibri" w:eastAsiaTheme="minorHAnsi" w:hAnsi="Calibri" w:cs="Calibri"/>
          <w:b/>
          <w:sz w:val="22"/>
          <w:szCs w:val="22"/>
        </w:rPr>
        <w:t>3PAR Docker Volume</w:t>
      </w:r>
      <w:r w:rsidRPr="00F449A5">
        <w:rPr>
          <w:rFonts w:ascii="Calibri" w:eastAsiaTheme="minorHAnsi" w:hAnsi="Calibri" w:cs="Calibri"/>
          <w:b/>
          <w:sz w:val="22"/>
          <w:szCs w:val="22"/>
        </w:rPr>
        <w:t xml:space="preserve"> </w:t>
      </w:r>
      <w:r>
        <w:rPr>
          <w:rFonts w:ascii="Calibri" w:eastAsiaTheme="minorHAnsi" w:hAnsi="Calibri" w:cs="Calibri"/>
          <w:b/>
          <w:sz w:val="22"/>
          <w:szCs w:val="22"/>
        </w:rPr>
        <w:t>Plugin</w:t>
      </w:r>
      <w:r w:rsidRPr="008E1FB2">
        <w:rPr>
          <w:rFonts w:ascii="Calibri" w:eastAsiaTheme="minorHAnsi" w:hAnsi="Calibri" w:cs="Calibri"/>
          <w:sz w:val="22"/>
          <w:szCs w:val="22"/>
        </w:rPr>
        <w:t>.</w:t>
      </w:r>
    </w:p>
    <w:p w14:paraId="4E63EDDC" w14:textId="77777777" w:rsidR="00587DA4" w:rsidRPr="00063EBA"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063EBA">
        <w:rPr>
          <w:rStyle w:val="HTMLCode"/>
          <w:rFonts w:ascii="Consolas" w:eastAsiaTheme="majorEastAsia" w:hAnsi="Consolas" w:cs="Consolas"/>
          <w:color w:val="24292E"/>
          <w:bdr w:val="none" w:sz="0" w:space="0" w:color="auto" w:frame="1"/>
        </w:rPr>
        <w:t xml:space="preserve">$ sudo </w:t>
      </w:r>
      <w:r>
        <w:rPr>
          <w:rStyle w:val="HTMLCode"/>
          <w:rFonts w:ascii="Consolas" w:eastAsiaTheme="majorEastAsia" w:hAnsi="Consolas" w:cs="Consolas"/>
          <w:color w:val="24292E"/>
          <w:bdr w:val="none" w:sz="0" w:space="0" w:color="auto" w:frame="1"/>
        </w:rPr>
        <w:t>kubectl</w:t>
      </w:r>
      <w:r w:rsidRPr="00063EBA">
        <w:rPr>
          <w:rStyle w:val="HTMLCode"/>
          <w:rFonts w:ascii="Consolas" w:eastAsiaTheme="majorEastAsia" w:hAnsi="Consolas" w:cs="Consolas"/>
          <w:color w:val="24292E"/>
          <w:bdr w:val="none" w:sz="0" w:space="0" w:color="auto" w:frame="1"/>
        </w:rPr>
        <w:t xml:space="preserve"> create -f - &lt;&lt; EOF</w:t>
      </w:r>
    </w:p>
    <w:p w14:paraId="6AA8EDD5" w14:textId="77777777" w:rsidR="00587DA4" w:rsidRPr="00063EBA"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063EBA">
        <w:rPr>
          <w:rStyle w:val="HTMLCode"/>
          <w:rFonts w:ascii="Consolas" w:eastAsiaTheme="majorEastAsia" w:hAnsi="Consolas" w:cs="Consolas"/>
          <w:color w:val="24292E"/>
          <w:bdr w:val="none" w:sz="0" w:space="0" w:color="auto" w:frame="1"/>
        </w:rPr>
        <w:t>---</w:t>
      </w:r>
    </w:p>
    <w:p w14:paraId="6DB8E735" w14:textId="77777777" w:rsidR="00587DA4" w:rsidRPr="00063EBA"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063EBA">
        <w:rPr>
          <w:rStyle w:val="HTMLCode"/>
          <w:rFonts w:ascii="Consolas" w:eastAsiaTheme="majorEastAsia" w:hAnsi="Consolas" w:cs="Consolas"/>
          <w:color w:val="24292E"/>
          <w:bdr w:val="none" w:sz="0" w:space="0" w:color="auto" w:frame="1"/>
        </w:rPr>
        <w:t>kind: StorageClass</w:t>
      </w:r>
    </w:p>
    <w:p w14:paraId="698ACC7F" w14:textId="77777777" w:rsidR="00587DA4" w:rsidRPr="00063EBA"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063EBA">
        <w:rPr>
          <w:rStyle w:val="HTMLCode"/>
          <w:rFonts w:ascii="Consolas" w:eastAsiaTheme="majorEastAsia" w:hAnsi="Consolas" w:cs="Consolas"/>
          <w:color w:val="24292E"/>
          <w:bdr w:val="none" w:sz="0" w:space="0" w:color="auto" w:frame="1"/>
        </w:rPr>
        <w:t>apiVersion: storage.k8s.io/v1</w:t>
      </w:r>
    </w:p>
    <w:p w14:paraId="0CD401E0" w14:textId="77777777" w:rsidR="00587DA4" w:rsidRPr="00063EBA"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063EBA">
        <w:rPr>
          <w:rStyle w:val="HTMLCode"/>
          <w:rFonts w:ascii="Consolas" w:eastAsiaTheme="majorEastAsia" w:hAnsi="Consolas" w:cs="Consolas"/>
          <w:color w:val="24292E"/>
          <w:bdr w:val="none" w:sz="0" w:space="0" w:color="auto" w:frame="1"/>
        </w:rPr>
        <w:t>metadata:</w:t>
      </w:r>
    </w:p>
    <w:p w14:paraId="3C58AAC5" w14:textId="77777777" w:rsidR="00587DA4" w:rsidRPr="00063EBA"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 name: sc1</w:t>
      </w:r>
    </w:p>
    <w:p w14:paraId="309C0A7B" w14:textId="77777777" w:rsidR="00587DA4" w:rsidRPr="00063EBA"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063EBA">
        <w:rPr>
          <w:rStyle w:val="HTMLCode"/>
          <w:rFonts w:ascii="Consolas" w:eastAsiaTheme="majorEastAsia" w:hAnsi="Consolas" w:cs="Consolas"/>
          <w:color w:val="24292E"/>
          <w:bdr w:val="none" w:sz="0" w:space="0" w:color="auto" w:frame="1"/>
        </w:rPr>
        <w:t>provisioner: hpe.com/hpe</w:t>
      </w:r>
    </w:p>
    <w:p w14:paraId="6D4ACC06" w14:textId="77777777" w:rsidR="00587DA4" w:rsidRPr="00063EBA"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063EBA">
        <w:rPr>
          <w:rStyle w:val="HTMLCode"/>
          <w:rFonts w:ascii="Consolas" w:eastAsiaTheme="majorEastAsia" w:hAnsi="Consolas" w:cs="Consolas"/>
          <w:color w:val="24292E"/>
          <w:bdr w:val="none" w:sz="0" w:space="0" w:color="auto" w:frame="1"/>
        </w:rPr>
        <w:t>parameters:</w:t>
      </w:r>
    </w:p>
    <w:p w14:paraId="6981FCFC" w14:textId="77777777" w:rsidR="00587DA4" w:rsidRPr="00063EBA"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063EBA">
        <w:rPr>
          <w:rStyle w:val="HTMLCode"/>
          <w:rFonts w:ascii="Consolas" w:eastAsiaTheme="majorEastAsia" w:hAnsi="Consolas" w:cs="Consolas"/>
          <w:color w:val="24292E"/>
          <w:bdr w:val="none" w:sz="0" w:space="0" w:color="auto" w:frame="1"/>
        </w:rPr>
        <w:t xml:space="preserve">  size: "16"</w:t>
      </w:r>
    </w:p>
    <w:p w14:paraId="3AD344A9" w14:textId="77777777" w:rsidR="00587DA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063EBA">
        <w:rPr>
          <w:rStyle w:val="HTMLCode"/>
          <w:rFonts w:ascii="Consolas" w:eastAsiaTheme="majorEastAsia" w:hAnsi="Consolas" w:cs="Consolas"/>
          <w:color w:val="24292E"/>
          <w:bdr w:val="none" w:sz="0" w:space="0" w:color="auto" w:frame="1"/>
        </w:rPr>
        <w:t xml:space="preserve">  compression: "true"</w:t>
      </w:r>
    </w:p>
    <w:p w14:paraId="55FDDD90" w14:textId="77777777" w:rsidR="00587DA4" w:rsidRPr="00AA39CE" w:rsidRDefault="00587DA4" w:rsidP="00587DA4">
      <w:pPr>
        <w:shd w:val="clear" w:color="auto" w:fill="DCDEDF" w:themeFill="text1" w:themeFillTint="99"/>
        <w:ind w:left="720"/>
        <w:rPr>
          <w:rFonts w:ascii="Consolas" w:eastAsiaTheme="majorEastAsia" w:hAnsi="Consolas" w:cs="Consolas"/>
          <w:color w:val="24292E"/>
          <w:sz w:val="20"/>
          <w:szCs w:val="20"/>
          <w:bdr w:val="none" w:sz="0" w:space="0" w:color="auto" w:frame="1"/>
        </w:rPr>
      </w:pPr>
      <w:r w:rsidRPr="00753061">
        <w:rPr>
          <w:rStyle w:val="HTMLCode"/>
          <w:rFonts w:ascii="Consolas" w:eastAsiaTheme="majorEastAsia" w:hAnsi="Consolas" w:cs="Consolas"/>
          <w:color w:val="24292E"/>
          <w:bdr w:val="none" w:sz="0" w:space="0" w:color="auto" w:frame="1"/>
        </w:rPr>
        <w:t>EOF</w:t>
      </w:r>
    </w:p>
    <w:p w14:paraId="0729B2CF" w14:textId="77777777" w:rsidR="00587DA4" w:rsidRDefault="00587DA4" w:rsidP="00587DA4">
      <w:pPr>
        <w:spacing w:after="120"/>
        <w:rPr>
          <w:rFonts w:ascii="Calibri" w:eastAsiaTheme="minorHAnsi" w:hAnsi="Calibri" w:cs="Calibri"/>
          <w:sz w:val="22"/>
          <w:szCs w:val="22"/>
        </w:rPr>
      </w:pPr>
    </w:p>
    <w:p w14:paraId="28A10DB1" w14:textId="634C5EE7" w:rsidR="00587DA4" w:rsidRDefault="00587DA4" w:rsidP="00587DA4">
      <w:pPr>
        <w:rPr>
          <w:rFonts w:ascii="Calibri" w:eastAsiaTheme="minorHAnsi" w:hAnsi="Calibri" w:cs="Calibri"/>
          <w:sz w:val="22"/>
          <w:szCs w:val="22"/>
        </w:rPr>
      </w:pPr>
      <w:r w:rsidRPr="008E1FB2">
        <w:rPr>
          <w:rFonts w:ascii="Calibri" w:eastAsiaTheme="minorHAnsi" w:hAnsi="Calibri" w:cs="Calibri"/>
          <w:sz w:val="22"/>
          <w:szCs w:val="22"/>
        </w:rPr>
        <w:t xml:space="preserve">Now let’s create a claim </w:t>
      </w:r>
      <w:r w:rsidRPr="00944E8B">
        <w:rPr>
          <w:rFonts w:ascii="Calibri" w:eastAsiaTheme="minorHAnsi" w:hAnsi="Calibri" w:cs="Calibri"/>
          <w:b/>
          <w:sz w:val="22"/>
          <w:szCs w:val="22"/>
          <w:shd w:val="clear" w:color="auto" w:fill="DCDEDF" w:themeFill="text1" w:themeFillTint="99"/>
        </w:rPr>
        <w:t>PersistentVolumeClaim</w:t>
      </w:r>
      <w:r w:rsidRPr="00944E8B">
        <w:rPr>
          <w:rFonts w:ascii="Calibri" w:eastAsiaTheme="minorHAnsi" w:hAnsi="Calibri" w:cs="Calibri"/>
          <w:b/>
          <w:sz w:val="22"/>
          <w:szCs w:val="22"/>
        </w:rPr>
        <w:t xml:space="preserve"> </w:t>
      </w:r>
      <w:r w:rsidRPr="008E1FB2">
        <w:rPr>
          <w:rFonts w:ascii="Calibri" w:eastAsiaTheme="minorHAnsi" w:hAnsi="Calibri" w:cs="Calibri"/>
          <w:sz w:val="22"/>
          <w:szCs w:val="22"/>
        </w:rPr>
        <w:t>(PVC):</w:t>
      </w:r>
    </w:p>
    <w:p w14:paraId="4597062F" w14:textId="77777777" w:rsidR="00587DA4" w:rsidRPr="008E1FB2" w:rsidRDefault="00587DA4" w:rsidP="00587DA4">
      <w:pPr>
        <w:rPr>
          <w:rFonts w:ascii="Calibri" w:eastAsiaTheme="minorHAnsi" w:hAnsi="Calibri" w:cs="Calibri"/>
          <w:sz w:val="22"/>
          <w:szCs w:val="22"/>
        </w:rPr>
      </w:pPr>
      <w:r>
        <w:rPr>
          <w:rFonts w:ascii="Calibri" w:eastAsiaTheme="minorHAnsi" w:hAnsi="Calibri" w:cs="Calibri"/>
          <w:sz w:val="22"/>
          <w:szCs w:val="22"/>
        </w:rPr>
        <w:tab/>
      </w:r>
    </w:p>
    <w:p w14:paraId="4DD50C78"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 sudo kubectl create -f - &lt;&lt; EOF</w:t>
      </w:r>
    </w:p>
    <w:p w14:paraId="014C37CE"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w:t>
      </w:r>
    </w:p>
    <w:p w14:paraId="64059600"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kind: PersistentVolumeClaim</w:t>
      </w:r>
    </w:p>
    <w:p w14:paraId="455878BC"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apiVersion: v1</w:t>
      </w:r>
    </w:p>
    <w:p w14:paraId="6E1C9777"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metadata:</w:t>
      </w:r>
    </w:p>
    <w:p w14:paraId="59EBA1E5"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  name: pvc1</w:t>
      </w:r>
    </w:p>
    <w:p w14:paraId="3FAEBD29"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spec:</w:t>
      </w:r>
    </w:p>
    <w:p w14:paraId="2D9BA81C"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 xml:space="preserve">  accessModes:</w:t>
      </w:r>
    </w:p>
    <w:p w14:paraId="478D0852"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 xml:space="preserve">    - ReadWriteOnce</w:t>
      </w:r>
    </w:p>
    <w:p w14:paraId="08851CF1"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 xml:space="preserve">  resources:</w:t>
      </w:r>
    </w:p>
    <w:p w14:paraId="75B3F348"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 xml:space="preserve">    requests:</w:t>
      </w:r>
    </w:p>
    <w:p w14:paraId="13891808" w14:textId="77777777" w:rsidR="00587DA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 xml:space="preserve">      storage: 20Gi</w:t>
      </w:r>
    </w:p>
    <w:p w14:paraId="0D6B9C96" w14:textId="77777777" w:rsidR="00587DA4" w:rsidRPr="002A4294" w:rsidRDefault="00587DA4" w:rsidP="00587DA4">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  storageClassName: sc1</w:t>
      </w:r>
    </w:p>
    <w:p w14:paraId="7462EA60" w14:textId="77777777" w:rsidR="00587DA4" w:rsidRPr="007A0491" w:rsidRDefault="00587DA4" w:rsidP="00587DA4">
      <w:pPr>
        <w:pStyle w:val="HTMLPreformatted"/>
        <w:shd w:val="clear" w:color="auto" w:fill="DCDEDF" w:themeFill="text1" w:themeFillTint="99"/>
        <w:ind w:left="720"/>
        <w:rPr>
          <w:rFonts w:ascii="Consolas" w:eastAsiaTheme="majorEastAsia" w:hAnsi="Consolas" w:cs="Consolas"/>
          <w:color w:val="24292E"/>
          <w:bdr w:val="none" w:sz="0" w:space="0" w:color="auto" w:frame="1"/>
        </w:rPr>
      </w:pPr>
      <w:r w:rsidRPr="002A4294">
        <w:rPr>
          <w:rStyle w:val="HTMLCode"/>
          <w:rFonts w:ascii="Consolas" w:eastAsiaTheme="majorEastAsia" w:hAnsi="Consolas" w:cs="Consolas"/>
          <w:color w:val="24292E"/>
          <w:bdr w:val="none" w:sz="0" w:space="0" w:color="auto" w:frame="1"/>
        </w:rPr>
        <w:t>EOF</w:t>
      </w:r>
    </w:p>
    <w:p w14:paraId="689B4B35" w14:textId="77777777" w:rsidR="00587DA4" w:rsidRDefault="00587DA4" w:rsidP="00587DA4">
      <w:pPr>
        <w:spacing w:after="120"/>
        <w:rPr>
          <w:rFonts w:ascii="Calibri" w:eastAsiaTheme="minorHAnsi" w:hAnsi="Calibri" w:cs="Calibri"/>
          <w:sz w:val="22"/>
          <w:szCs w:val="22"/>
        </w:rPr>
      </w:pPr>
    </w:p>
    <w:p w14:paraId="40ED5DC2" w14:textId="03E1A122" w:rsidR="00587DA4" w:rsidRDefault="00587DA4" w:rsidP="00587DA4">
      <w:pPr>
        <w:spacing w:after="120"/>
        <w:rPr>
          <w:rFonts w:ascii="Calibri" w:eastAsiaTheme="minorHAnsi" w:hAnsi="Calibri" w:cs="Calibri"/>
          <w:sz w:val="22"/>
          <w:szCs w:val="22"/>
        </w:rPr>
      </w:pPr>
      <w:r>
        <w:rPr>
          <w:rFonts w:ascii="Calibri" w:eastAsiaTheme="minorHAnsi" w:hAnsi="Calibri" w:cs="Calibri"/>
          <w:sz w:val="22"/>
          <w:szCs w:val="22"/>
        </w:rPr>
        <w:t xml:space="preserve">Looking at the </w:t>
      </w:r>
      <w:r w:rsidRPr="00944E8B">
        <w:rPr>
          <w:rFonts w:ascii="Calibri" w:eastAsiaTheme="minorHAnsi" w:hAnsi="Calibri" w:cs="Calibri"/>
          <w:b/>
          <w:sz w:val="22"/>
          <w:szCs w:val="22"/>
          <w:shd w:val="clear" w:color="auto" w:fill="DCDEDF" w:themeFill="text1" w:themeFillTint="99"/>
        </w:rPr>
        <w:t>yaml</w:t>
      </w:r>
      <w:r>
        <w:rPr>
          <w:rFonts w:ascii="Calibri" w:eastAsiaTheme="minorHAnsi" w:hAnsi="Calibri" w:cs="Calibri"/>
          <w:sz w:val="22"/>
          <w:szCs w:val="22"/>
        </w:rPr>
        <w:t xml:space="preserve"> file, u</w:t>
      </w:r>
      <w:r w:rsidRPr="008E1FB2">
        <w:rPr>
          <w:rFonts w:ascii="Calibri" w:eastAsiaTheme="minorHAnsi" w:hAnsi="Calibri" w:cs="Calibri"/>
          <w:sz w:val="22"/>
          <w:szCs w:val="22"/>
        </w:rPr>
        <w:t xml:space="preserve">nder </w:t>
      </w:r>
      <w:r w:rsidRPr="00780EE8">
        <w:rPr>
          <w:rFonts w:ascii="Calibri" w:eastAsiaTheme="minorHAnsi" w:hAnsi="Calibri" w:cs="Calibri"/>
          <w:b/>
          <w:sz w:val="22"/>
          <w:szCs w:val="22"/>
          <w:shd w:val="clear" w:color="auto" w:fill="DCDEDF" w:themeFill="text1" w:themeFillTint="99"/>
        </w:rPr>
        <w:t>flexVolume</w:t>
      </w:r>
      <w:r>
        <w:rPr>
          <w:rFonts w:ascii="Calibri" w:eastAsiaTheme="minorHAnsi" w:hAnsi="Calibri" w:cs="Calibri"/>
          <w:sz w:val="22"/>
          <w:szCs w:val="22"/>
        </w:rPr>
        <w:t xml:space="preserve"> spec and in the </w:t>
      </w:r>
      <w:r w:rsidRPr="00780EE8">
        <w:rPr>
          <w:rFonts w:ascii="Calibri" w:eastAsiaTheme="minorHAnsi" w:hAnsi="Calibri" w:cs="Calibri"/>
          <w:b/>
          <w:sz w:val="22"/>
          <w:szCs w:val="22"/>
          <w:shd w:val="clear" w:color="auto" w:fill="DCDEDF" w:themeFill="text1" w:themeFillTint="99"/>
        </w:rPr>
        <w:t>driver</w:t>
      </w:r>
      <w:r>
        <w:rPr>
          <w:rFonts w:ascii="Calibri" w:eastAsiaTheme="minorHAnsi" w:hAnsi="Calibri" w:cs="Calibri"/>
          <w:sz w:val="22"/>
          <w:szCs w:val="22"/>
        </w:rPr>
        <w:t xml:space="preserve"> attribute,</w:t>
      </w:r>
      <w:r w:rsidRPr="008E1FB2">
        <w:rPr>
          <w:rFonts w:ascii="Calibri" w:eastAsiaTheme="minorHAnsi" w:hAnsi="Calibri" w:cs="Calibri"/>
          <w:sz w:val="22"/>
          <w:szCs w:val="22"/>
        </w:rPr>
        <w:t xml:space="preserve"> we </w:t>
      </w:r>
      <w:r>
        <w:rPr>
          <w:rFonts w:ascii="Calibri" w:eastAsiaTheme="minorHAnsi" w:hAnsi="Calibri" w:cs="Calibri"/>
          <w:sz w:val="22"/>
          <w:szCs w:val="22"/>
        </w:rPr>
        <w:t xml:space="preserve">specify the </w:t>
      </w:r>
      <w:r w:rsidRPr="00DE56E8">
        <w:rPr>
          <w:rFonts w:ascii="Calibri" w:eastAsiaTheme="minorHAnsi" w:hAnsi="Calibri" w:cs="Calibri"/>
          <w:b/>
          <w:sz w:val="22"/>
          <w:szCs w:val="22"/>
          <w:shd w:val="clear" w:color="auto" w:fill="DCDEDF" w:themeFill="text1" w:themeFillTint="99"/>
        </w:rPr>
        <w:t>hpe</w:t>
      </w:r>
      <w:r>
        <w:rPr>
          <w:rFonts w:ascii="Calibri" w:eastAsiaTheme="minorHAnsi" w:hAnsi="Calibri" w:cs="Calibri"/>
          <w:sz w:val="22"/>
          <w:szCs w:val="22"/>
        </w:rPr>
        <w:t xml:space="preserve"> </w:t>
      </w:r>
      <w:r w:rsidRPr="00DE56E8">
        <w:rPr>
          <w:rFonts w:ascii="Calibri" w:eastAsiaTheme="minorHAnsi" w:hAnsi="Calibri" w:cs="Calibri"/>
          <w:sz w:val="22"/>
          <w:szCs w:val="22"/>
        </w:rPr>
        <w:t>FlexVolume driver</w:t>
      </w:r>
      <w:r>
        <w:rPr>
          <w:rFonts w:ascii="Calibri" w:eastAsiaTheme="minorHAnsi" w:hAnsi="Calibri" w:cs="Calibri"/>
          <w:sz w:val="22"/>
          <w:szCs w:val="22"/>
        </w:rPr>
        <w:t xml:space="preserve"> to be used. We can also specify the </w:t>
      </w:r>
      <w:r w:rsidRPr="00780EE8">
        <w:rPr>
          <w:rFonts w:ascii="Calibri" w:eastAsiaTheme="minorHAnsi" w:hAnsi="Calibri" w:cs="Calibri"/>
          <w:b/>
          <w:sz w:val="22"/>
          <w:szCs w:val="22"/>
          <w:shd w:val="clear" w:color="auto" w:fill="DCDEDF" w:themeFill="text1" w:themeFillTint="99"/>
        </w:rPr>
        <w:t>docker volume provisioner</w:t>
      </w:r>
      <w:r>
        <w:rPr>
          <w:rFonts w:ascii="Calibri" w:eastAsiaTheme="minorHAnsi" w:hAnsi="Calibri" w:cs="Calibri"/>
          <w:sz w:val="22"/>
          <w:szCs w:val="22"/>
        </w:rPr>
        <w:t xml:space="preserve"> specs (</w:t>
      </w:r>
      <w:r w:rsidRPr="001F2B1E">
        <w:rPr>
          <w:rFonts w:ascii="Calibri" w:eastAsiaTheme="minorHAnsi" w:hAnsi="Calibri" w:cs="Calibri"/>
          <w:b/>
          <w:sz w:val="22"/>
          <w:szCs w:val="22"/>
        </w:rPr>
        <w:t>name</w:t>
      </w:r>
      <w:r>
        <w:rPr>
          <w:rFonts w:ascii="Calibri" w:eastAsiaTheme="minorHAnsi" w:hAnsi="Calibri" w:cs="Calibri"/>
          <w:sz w:val="22"/>
          <w:szCs w:val="22"/>
        </w:rPr>
        <w:t xml:space="preserve">, </w:t>
      </w:r>
      <w:r w:rsidRPr="001F2B1E">
        <w:rPr>
          <w:rFonts w:ascii="Calibri" w:eastAsiaTheme="minorHAnsi" w:hAnsi="Calibri" w:cs="Calibri"/>
          <w:b/>
          <w:sz w:val="22"/>
          <w:szCs w:val="22"/>
        </w:rPr>
        <w:t>size</w:t>
      </w:r>
      <w:r>
        <w:rPr>
          <w:rFonts w:ascii="Calibri" w:eastAsiaTheme="minorHAnsi" w:hAnsi="Calibri" w:cs="Calibri"/>
          <w:sz w:val="22"/>
          <w:szCs w:val="22"/>
        </w:rPr>
        <w:t xml:space="preserve">, </w:t>
      </w:r>
      <w:r w:rsidRPr="001F2B1E">
        <w:rPr>
          <w:rFonts w:ascii="Calibri" w:eastAsiaTheme="minorHAnsi" w:hAnsi="Calibri" w:cs="Calibri"/>
          <w:b/>
          <w:sz w:val="22"/>
          <w:szCs w:val="22"/>
        </w:rPr>
        <w:t>compression</w:t>
      </w:r>
      <w:r>
        <w:rPr>
          <w:rFonts w:ascii="Calibri" w:eastAsiaTheme="minorHAnsi" w:hAnsi="Calibri" w:cs="Calibri"/>
          <w:sz w:val="22"/>
          <w:szCs w:val="22"/>
        </w:rPr>
        <w:t xml:space="preserve">, etc.) under </w:t>
      </w:r>
      <w:r w:rsidRPr="00780EE8">
        <w:rPr>
          <w:rFonts w:ascii="Calibri" w:eastAsiaTheme="minorHAnsi" w:hAnsi="Calibri" w:cs="Calibri"/>
          <w:b/>
          <w:sz w:val="22"/>
          <w:szCs w:val="22"/>
          <w:shd w:val="clear" w:color="auto" w:fill="DCDEDF" w:themeFill="text1" w:themeFillTint="99"/>
        </w:rPr>
        <w:t>options</w:t>
      </w:r>
      <w:r>
        <w:rPr>
          <w:rFonts w:ascii="Calibri" w:eastAsiaTheme="minorHAnsi" w:hAnsi="Calibri" w:cs="Calibri"/>
          <w:sz w:val="22"/>
          <w:szCs w:val="22"/>
        </w:rPr>
        <w:t>.</w:t>
      </w:r>
    </w:p>
    <w:p w14:paraId="385D0F3E"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 sudo kubectl create -f - &lt;&lt; EOF</w:t>
      </w:r>
    </w:p>
    <w:p w14:paraId="651E80BB"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w:t>
      </w:r>
    </w:p>
    <w:p w14:paraId="5E3D8383"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apiVersion: v1</w:t>
      </w:r>
    </w:p>
    <w:p w14:paraId="78EB22E9"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kind: PersistentVolume</w:t>
      </w:r>
    </w:p>
    <w:p w14:paraId="6FA73B2E"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metadata:</w:t>
      </w:r>
    </w:p>
    <w:p w14:paraId="7D963B55"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  name: pv1</w:t>
      </w:r>
    </w:p>
    <w:p w14:paraId="076F342D"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spec:</w:t>
      </w:r>
    </w:p>
    <w:p w14:paraId="50316568"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 xml:space="preserve">    capacity:</w:t>
      </w:r>
    </w:p>
    <w:p w14:paraId="120C366D" w14:textId="77777777" w:rsidR="00E0781A"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 xml:space="preserve">      storage: 20Gi</w:t>
      </w:r>
    </w:p>
    <w:p w14:paraId="7990BFCC"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 xml:space="preserve">    accessModes:</w:t>
      </w:r>
    </w:p>
    <w:p w14:paraId="411AEAE6"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 xml:space="preserve">    - ReadWriteOnce</w:t>
      </w:r>
    </w:p>
    <w:p w14:paraId="40B241B6"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 xml:space="preserve">    flexVolume:</w:t>
      </w:r>
    </w:p>
    <w:p w14:paraId="118FB9E3" w14:textId="786394AF"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 xml:space="preserve">      driver: hpe.com/hpe</w:t>
      </w:r>
    </w:p>
    <w:p w14:paraId="51DAF9FA"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 xml:space="preserve">      options:</w:t>
      </w:r>
    </w:p>
    <w:p w14:paraId="58B4D4B8"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        name: hpe_volume</w:t>
      </w:r>
    </w:p>
    <w:p w14:paraId="2C517C13"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        size: "20"</w:t>
      </w:r>
    </w:p>
    <w:p w14:paraId="4D11A797" w14:textId="77777777" w:rsidR="00E0781A" w:rsidRPr="00753061" w:rsidRDefault="00E0781A" w:rsidP="00944E8B">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753061">
        <w:rPr>
          <w:rStyle w:val="HTMLCode"/>
          <w:rFonts w:ascii="Consolas" w:eastAsiaTheme="majorEastAsia" w:hAnsi="Consolas" w:cs="Consolas"/>
          <w:color w:val="24292E"/>
          <w:bdr w:val="none" w:sz="0" w:space="0" w:color="auto" w:frame="1"/>
        </w:rPr>
        <w:t>EOF</w:t>
      </w:r>
    </w:p>
    <w:p w14:paraId="65D7FB85" w14:textId="1A0D22FD" w:rsidR="00F449A5" w:rsidRDefault="00944E8B" w:rsidP="00DE56E8">
      <w:pPr>
        <w:spacing w:after="120"/>
        <w:rPr>
          <w:rFonts w:ascii="Calibri" w:eastAsiaTheme="minorHAnsi" w:hAnsi="Calibri" w:cs="Calibri"/>
          <w:sz w:val="22"/>
          <w:szCs w:val="22"/>
        </w:rPr>
      </w:pPr>
      <w:r>
        <w:rPr>
          <w:rFonts w:ascii="Calibri" w:eastAsiaTheme="minorHAnsi" w:hAnsi="Calibri" w:cs="Calibri"/>
          <w:sz w:val="22"/>
          <w:szCs w:val="22"/>
        </w:rPr>
        <w:lastRenderedPageBreak/>
        <w:t>At this point after creating the</w:t>
      </w:r>
      <w:r w:rsidR="0094660B">
        <w:rPr>
          <w:rFonts w:ascii="Calibri" w:eastAsiaTheme="minorHAnsi" w:hAnsi="Calibri" w:cs="Calibri"/>
          <w:sz w:val="22"/>
          <w:szCs w:val="22"/>
        </w:rPr>
        <w:t xml:space="preserve"> </w:t>
      </w:r>
      <w:r w:rsidR="00587DA4">
        <w:rPr>
          <w:rFonts w:ascii="Calibri" w:eastAsiaTheme="minorHAnsi" w:hAnsi="Calibri" w:cs="Calibri"/>
          <w:b/>
          <w:sz w:val="22"/>
          <w:szCs w:val="22"/>
        </w:rPr>
        <w:t xml:space="preserve">SC </w:t>
      </w:r>
      <w:r w:rsidR="00587DA4" w:rsidRPr="00DE56E8">
        <w:rPr>
          <w:rFonts w:ascii="Calibri" w:eastAsiaTheme="minorHAnsi" w:hAnsi="Calibri" w:cs="Calibri"/>
          <w:sz w:val="22"/>
          <w:szCs w:val="22"/>
        </w:rPr>
        <w:t>and</w:t>
      </w:r>
      <w:r w:rsidR="0094660B">
        <w:rPr>
          <w:rFonts w:ascii="Calibri" w:eastAsiaTheme="minorHAnsi" w:hAnsi="Calibri" w:cs="Calibri"/>
          <w:sz w:val="22"/>
          <w:szCs w:val="22"/>
        </w:rPr>
        <w:t xml:space="preserve"> </w:t>
      </w:r>
      <w:r w:rsidR="0094660B" w:rsidRPr="00944E8B">
        <w:rPr>
          <w:rFonts w:ascii="Calibri" w:eastAsiaTheme="minorHAnsi" w:hAnsi="Calibri" w:cs="Calibri"/>
          <w:b/>
          <w:sz w:val="22"/>
          <w:szCs w:val="22"/>
        </w:rPr>
        <w:t>PVC</w:t>
      </w:r>
      <w:r w:rsidR="00587DA4" w:rsidRPr="00DE56E8">
        <w:rPr>
          <w:rFonts w:ascii="Calibri" w:eastAsiaTheme="minorHAnsi" w:hAnsi="Calibri" w:cs="Calibri"/>
          <w:sz w:val="22"/>
          <w:szCs w:val="22"/>
        </w:rPr>
        <w:t xml:space="preserve"> definitions</w:t>
      </w:r>
      <w:r w:rsidRPr="00944E8B">
        <w:rPr>
          <w:rFonts w:ascii="Calibri" w:eastAsiaTheme="minorHAnsi" w:hAnsi="Calibri" w:cs="Calibri"/>
          <w:sz w:val="22"/>
          <w:szCs w:val="22"/>
        </w:rPr>
        <w:t>,</w:t>
      </w:r>
      <w:r w:rsidR="00E0781A" w:rsidRPr="008E1FB2">
        <w:rPr>
          <w:rFonts w:ascii="Calibri" w:eastAsiaTheme="minorHAnsi" w:hAnsi="Calibri" w:cs="Calibri"/>
          <w:sz w:val="22"/>
          <w:szCs w:val="22"/>
        </w:rPr>
        <w:t xml:space="preserve"> </w:t>
      </w:r>
      <w:r>
        <w:rPr>
          <w:rFonts w:ascii="Calibri" w:eastAsiaTheme="minorHAnsi" w:hAnsi="Calibri" w:cs="Calibri"/>
          <w:sz w:val="22"/>
          <w:szCs w:val="22"/>
        </w:rPr>
        <w:t xml:space="preserve">the </w:t>
      </w:r>
      <w:r w:rsidR="00E0781A" w:rsidRPr="008E1FB2">
        <w:rPr>
          <w:rFonts w:ascii="Calibri" w:eastAsiaTheme="minorHAnsi" w:hAnsi="Calibri" w:cs="Calibri"/>
          <w:sz w:val="22"/>
          <w:szCs w:val="22"/>
        </w:rPr>
        <w:t xml:space="preserve">volume </w:t>
      </w:r>
      <w:r>
        <w:rPr>
          <w:rFonts w:ascii="Calibri" w:eastAsiaTheme="minorHAnsi" w:hAnsi="Calibri" w:cs="Calibri"/>
          <w:sz w:val="22"/>
          <w:szCs w:val="22"/>
        </w:rPr>
        <w:t>hasn’t been created yet. The</w:t>
      </w:r>
      <w:r w:rsidR="00724279">
        <w:rPr>
          <w:rFonts w:ascii="Calibri" w:eastAsiaTheme="minorHAnsi" w:hAnsi="Calibri" w:cs="Calibri"/>
          <w:sz w:val="22"/>
          <w:szCs w:val="22"/>
        </w:rPr>
        <w:t xml:space="preserve"> </w:t>
      </w:r>
      <w:r w:rsidR="0094660B">
        <w:rPr>
          <w:rFonts w:ascii="Calibri" w:eastAsiaTheme="minorHAnsi" w:hAnsi="Calibri" w:cs="Calibri"/>
          <w:sz w:val="22"/>
          <w:szCs w:val="22"/>
        </w:rPr>
        <w:t>actual</w:t>
      </w:r>
      <w:r w:rsidR="00E0781A" w:rsidRPr="008E1FB2">
        <w:rPr>
          <w:rFonts w:ascii="Calibri" w:eastAsiaTheme="minorHAnsi" w:hAnsi="Calibri" w:cs="Calibri"/>
          <w:sz w:val="22"/>
          <w:szCs w:val="22"/>
        </w:rPr>
        <w:t xml:space="preserve"> </w:t>
      </w:r>
      <w:r w:rsidR="00F165D2">
        <w:rPr>
          <w:rFonts w:ascii="Calibri" w:eastAsiaTheme="minorHAnsi" w:hAnsi="Calibri" w:cs="Calibri"/>
          <w:sz w:val="22"/>
          <w:szCs w:val="22"/>
        </w:rPr>
        <w:t>v</w:t>
      </w:r>
      <w:r w:rsidR="0094660B">
        <w:rPr>
          <w:rFonts w:ascii="Calibri" w:eastAsiaTheme="minorHAnsi" w:hAnsi="Calibri" w:cs="Calibri"/>
          <w:sz w:val="22"/>
          <w:szCs w:val="22"/>
        </w:rPr>
        <w:t xml:space="preserve">olume </w:t>
      </w:r>
      <w:r w:rsidR="00E0781A" w:rsidRPr="008E1FB2">
        <w:rPr>
          <w:rFonts w:ascii="Calibri" w:eastAsiaTheme="minorHAnsi" w:hAnsi="Calibri" w:cs="Calibri"/>
          <w:sz w:val="22"/>
          <w:szCs w:val="22"/>
        </w:rPr>
        <w:t>get</w:t>
      </w:r>
      <w:r w:rsidR="0094660B">
        <w:rPr>
          <w:rFonts w:ascii="Calibri" w:eastAsiaTheme="minorHAnsi" w:hAnsi="Calibri" w:cs="Calibri"/>
          <w:sz w:val="22"/>
          <w:szCs w:val="22"/>
        </w:rPr>
        <w:t>s</w:t>
      </w:r>
      <w:r w:rsidR="00E0781A" w:rsidRPr="008E1FB2">
        <w:rPr>
          <w:rFonts w:ascii="Calibri" w:eastAsiaTheme="minorHAnsi" w:hAnsi="Calibri" w:cs="Calibri"/>
          <w:sz w:val="22"/>
          <w:szCs w:val="22"/>
        </w:rPr>
        <w:t xml:space="preserve"> created</w:t>
      </w:r>
      <w:r>
        <w:rPr>
          <w:rFonts w:ascii="Calibri" w:eastAsiaTheme="minorHAnsi" w:hAnsi="Calibri" w:cs="Calibri"/>
          <w:sz w:val="22"/>
          <w:szCs w:val="22"/>
        </w:rPr>
        <w:t xml:space="preserve"> on-the-fly during the pod deployment and volume</w:t>
      </w:r>
      <w:r w:rsidR="00E0781A" w:rsidRPr="008E1FB2">
        <w:rPr>
          <w:rFonts w:ascii="Calibri" w:eastAsiaTheme="minorHAnsi" w:hAnsi="Calibri" w:cs="Calibri"/>
          <w:sz w:val="22"/>
          <w:szCs w:val="22"/>
        </w:rPr>
        <w:t xml:space="preserve"> mount phase. </w:t>
      </w:r>
    </w:p>
    <w:p w14:paraId="3E0D3C82" w14:textId="11543092" w:rsidR="00E0781A" w:rsidRPr="008E1FB2" w:rsidRDefault="007A0875" w:rsidP="00F165D2">
      <w:pPr>
        <w:spacing w:after="120"/>
        <w:rPr>
          <w:rFonts w:ascii="Calibri" w:eastAsiaTheme="minorHAnsi" w:hAnsi="Calibri" w:cs="Calibri"/>
          <w:sz w:val="22"/>
          <w:szCs w:val="22"/>
        </w:rPr>
      </w:pPr>
      <w:r>
        <w:rPr>
          <w:rFonts w:ascii="Calibri" w:eastAsiaTheme="minorHAnsi" w:hAnsi="Calibri" w:cs="Calibri"/>
          <w:sz w:val="22"/>
          <w:szCs w:val="22"/>
        </w:rPr>
        <w:t xml:space="preserve">So let’s </w:t>
      </w:r>
      <w:r w:rsidR="00E0781A" w:rsidRPr="008E1FB2">
        <w:rPr>
          <w:rFonts w:ascii="Calibri" w:eastAsiaTheme="minorHAnsi" w:hAnsi="Calibri" w:cs="Calibri"/>
          <w:sz w:val="22"/>
          <w:szCs w:val="22"/>
        </w:rPr>
        <w:t xml:space="preserve">create a </w:t>
      </w:r>
      <w:r w:rsidR="00E0781A" w:rsidRPr="00F165D2">
        <w:rPr>
          <w:rFonts w:ascii="Calibri" w:eastAsiaTheme="minorHAnsi" w:hAnsi="Calibri" w:cs="Calibri"/>
          <w:b/>
          <w:sz w:val="22"/>
          <w:szCs w:val="22"/>
        </w:rPr>
        <w:t>pod</w:t>
      </w:r>
      <w:r w:rsidR="00E0781A" w:rsidRPr="008E1FB2">
        <w:rPr>
          <w:rFonts w:ascii="Calibri" w:eastAsiaTheme="minorHAnsi" w:hAnsi="Calibri" w:cs="Calibri"/>
          <w:sz w:val="22"/>
          <w:szCs w:val="22"/>
        </w:rPr>
        <w:t xml:space="preserve"> </w:t>
      </w:r>
      <w:r>
        <w:rPr>
          <w:rFonts w:ascii="Calibri" w:eastAsiaTheme="minorHAnsi" w:hAnsi="Calibri" w:cs="Calibri"/>
          <w:sz w:val="22"/>
          <w:szCs w:val="22"/>
        </w:rPr>
        <w:t>using the</w:t>
      </w:r>
      <w:r w:rsidR="00E0781A" w:rsidRPr="008E1FB2">
        <w:rPr>
          <w:rFonts w:ascii="Calibri" w:eastAsiaTheme="minorHAnsi" w:hAnsi="Calibri" w:cs="Calibri"/>
          <w:sz w:val="22"/>
          <w:szCs w:val="22"/>
        </w:rPr>
        <w:t xml:space="preserve"> </w:t>
      </w:r>
      <w:r w:rsidRPr="00DE56E8">
        <w:rPr>
          <w:rFonts w:ascii="Calibri" w:eastAsiaTheme="minorHAnsi" w:hAnsi="Calibri" w:cs="Calibri"/>
          <w:b/>
          <w:sz w:val="22"/>
          <w:szCs w:val="22"/>
        </w:rPr>
        <w:t>nginx</w:t>
      </w:r>
      <w:r w:rsidR="00E0781A" w:rsidRPr="008E1FB2">
        <w:rPr>
          <w:rFonts w:ascii="Calibri" w:eastAsiaTheme="minorHAnsi" w:hAnsi="Calibri" w:cs="Calibri"/>
          <w:sz w:val="22"/>
          <w:szCs w:val="22"/>
        </w:rPr>
        <w:t xml:space="preserve"> container </w:t>
      </w:r>
      <w:r>
        <w:rPr>
          <w:rFonts w:ascii="Calibri" w:eastAsiaTheme="minorHAnsi" w:hAnsi="Calibri" w:cs="Calibri"/>
          <w:sz w:val="22"/>
          <w:szCs w:val="22"/>
        </w:rPr>
        <w:t>along with some</w:t>
      </w:r>
      <w:r w:rsidR="00E0781A" w:rsidRPr="008E1FB2">
        <w:rPr>
          <w:rFonts w:ascii="Calibri" w:eastAsiaTheme="minorHAnsi" w:hAnsi="Calibri" w:cs="Calibri"/>
          <w:sz w:val="22"/>
          <w:szCs w:val="22"/>
        </w:rPr>
        <w:t xml:space="preserve"> persistent storage:</w:t>
      </w:r>
    </w:p>
    <w:p w14:paraId="1CD72796"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sudo kubectl create -f - &lt;&lt; EOF</w:t>
      </w:r>
    </w:p>
    <w:p w14:paraId="05166F9A"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w:t>
      </w:r>
    </w:p>
    <w:p w14:paraId="48C40CB5"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apiVersion: v1</w:t>
      </w:r>
    </w:p>
    <w:p w14:paraId="24286A93"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kind: Pod</w:t>
      </w:r>
    </w:p>
    <w:p w14:paraId="3D8D55AE"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metadata:</w:t>
      </w:r>
    </w:p>
    <w:p w14:paraId="721CCA9A"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  name: pod1</w:t>
      </w:r>
    </w:p>
    <w:p w14:paraId="55956058"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spec:</w:t>
      </w:r>
    </w:p>
    <w:p w14:paraId="5E9DE71C"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containers:</w:t>
      </w:r>
    </w:p>
    <w:p w14:paraId="6AB80086"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 name: nginx</w:t>
      </w:r>
    </w:p>
    <w:p w14:paraId="2FF90F57"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image: nginx</w:t>
      </w:r>
    </w:p>
    <w:p w14:paraId="00CE3D59"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volumeMounts:</w:t>
      </w:r>
    </w:p>
    <w:p w14:paraId="0314306A"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 name: export</w:t>
      </w:r>
    </w:p>
    <w:p w14:paraId="38920503"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mountPath: /export</w:t>
      </w:r>
    </w:p>
    <w:p w14:paraId="54D71366" w14:textId="77777777" w:rsidR="00E0781A"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restartPolicy: Always</w:t>
      </w:r>
    </w:p>
    <w:p w14:paraId="5A101056"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volumes:</w:t>
      </w:r>
    </w:p>
    <w:p w14:paraId="354F9CBE"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 name: export</w:t>
      </w:r>
    </w:p>
    <w:p w14:paraId="4A3CF545"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 xml:space="preserve">    persistentVolumeClaim:</w:t>
      </w:r>
    </w:p>
    <w:p w14:paraId="1F9A4683" w14:textId="77777777" w:rsidR="00E0781A" w:rsidRPr="00D071C8"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      claimName: pvc1</w:t>
      </w:r>
    </w:p>
    <w:p w14:paraId="7C8FDF63" w14:textId="77777777" w:rsidR="00E0781A" w:rsidRPr="007A0491" w:rsidRDefault="00E0781A" w:rsidP="00F165D2">
      <w:pPr>
        <w:pStyle w:val="HTMLPreformatted"/>
        <w:shd w:val="clear" w:color="auto" w:fill="DCDEDF" w:themeFill="text1" w:themeFillTint="99"/>
        <w:ind w:left="720"/>
        <w:rPr>
          <w:rFonts w:ascii="Consolas" w:eastAsiaTheme="majorEastAsia" w:hAnsi="Consolas" w:cs="Consolas"/>
          <w:color w:val="24292E"/>
          <w:bdr w:val="none" w:sz="0" w:space="0" w:color="auto" w:frame="1"/>
        </w:rPr>
      </w:pPr>
      <w:r w:rsidRPr="00D071C8">
        <w:rPr>
          <w:rStyle w:val="HTMLCode"/>
          <w:rFonts w:ascii="Consolas" w:eastAsiaTheme="majorEastAsia" w:hAnsi="Consolas" w:cs="Consolas"/>
          <w:color w:val="24292E"/>
          <w:bdr w:val="none" w:sz="0" w:space="0" w:color="auto" w:frame="1"/>
        </w:rPr>
        <w:t>EOF</w:t>
      </w:r>
    </w:p>
    <w:p w14:paraId="3679C3F7" w14:textId="677BF343" w:rsidR="00E0781A" w:rsidRPr="008E1FB2" w:rsidRDefault="00E0781A" w:rsidP="00F165D2">
      <w:pPr>
        <w:spacing w:before="120"/>
        <w:rPr>
          <w:rFonts w:ascii="Calibri" w:eastAsiaTheme="minorHAnsi" w:hAnsi="Calibri" w:cs="Calibri"/>
          <w:sz w:val="22"/>
          <w:szCs w:val="22"/>
        </w:rPr>
      </w:pPr>
      <w:r w:rsidRPr="008E1FB2">
        <w:rPr>
          <w:rFonts w:ascii="Calibri" w:eastAsiaTheme="minorHAnsi" w:hAnsi="Calibri" w:cs="Calibri"/>
          <w:sz w:val="22"/>
          <w:szCs w:val="22"/>
        </w:rPr>
        <w:t xml:space="preserve">When the </w:t>
      </w:r>
      <w:r w:rsidRPr="00F165D2">
        <w:rPr>
          <w:rFonts w:ascii="Calibri" w:eastAsiaTheme="minorHAnsi" w:hAnsi="Calibri" w:cs="Calibri"/>
          <w:b/>
          <w:sz w:val="22"/>
          <w:szCs w:val="22"/>
        </w:rPr>
        <w:t>pod</w:t>
      </w:r>
      <w:r w:rsidRPr="008E1FB2">
        <w:rPr>
          <w:rFonts w:ascii="Calibri" w:eastAsiaTheme="minorHAnsi" w:hAnsi="Calibri" w:cs="Calibri"/>
          <w:sz w:val="22"/>
          <w:szCs w:val="22"/>
        </w:rPr>
        <w:t xml:space="preserve"> gets created a</w:t>
      </w:r>
      <w:r w:rsidR="00525614">
        <w:rPr>
          <w:rFonts w:ascii="Calibri" w:eastAsiaTheme="minorHAnsi" w:hAnsi="Calibri" w:cs="Calibri"/>
          <w:sz w:val="22"/>
          <w:szCs w:val="22"/>
        </w:rPr>
        <w:t xml:space="preserve">nd a mount request </w:t>
      </w:r>
      <w:r w:rsidR="00F165D2">
        <w:rPr>
          <w:rFonts w:ascii="Calibri" w:eastAsiaTheme="minorHAnsi" w:hAnsi="Calibri" w:cs="Calibri"/>
          <w:sz w:val="22"/>
          <w:szCs w:val="22"/>
        </w:rPr>
        <w:t>is made,</w:t>
      </w:r>
      <w:r w:rsidR="00525614">
        <w:rPr>
          <w:rFonts w:ascii="Calibri" w:eastAsiaTheme="minorHAnsi" w:hAnsi="Calibri" w:cs="Calibri"/>
          <w:sz w:val="22"/>
          <w:szCs w:val="22"/>
        </w:rPr>
        <w:t xml:space="preserve"> </w:t>
      </w:r>
      <w:r w:rsidRPr="008E1FB2">
        <w:rPr>
          <w:rFonts w:ascii="Calibri" w:eastAsiaTheme="minorHAnsi" w:hAnsi="Calibri" w:cs="Calibri"/>
          <w:sz w:val="22"/>
          <w:szCs w:val="22"/>
        </w:rPr>
        <w:t xml:space="preserve">the volume </w:t>
      </w:r>
      <w:r w:rsidR="00525614">
        <w:rPr>
          <w:rFonts w:ascii="Calibri" w:eastAsiaTheme="minorHAnsi" w:hAnsi="Calibri" w:cs="Calibri"/>
          <w:sz w:val="22"/>
          <w:szCs w:val="22"/>
        </w:rPr>
        <w:t>is</w:t>
      </w:r>
      <w:r w:rsidR="00F165D2">
        <w:rPr>
          <w:rFonts w:ascii="Calibri" w:eastAsiaTheme="minorHAnsi" w:hAnsi="Calibri" w:cs="Calibri"/>
          <w:sz w:val="22"/>
          <w:szCs w:val="22"/>
        </w:rPr>
        <w:t xml:space="preserve"> now</w:t>
      </w:r>
      <w:r w:rsidR="00525614">
        <w:rPr>
          <w:rFonts w:ascii="Calibri" w:eastAsiaTheme="minorHAnsi" w:hAnsi="Calibri" w:cs="Calibri"/>
          <w:sz w:val="22"/>
          <w:szCs w:val="22"/>
        </w:rPr>
        <w:t xml:space="preserve"> available</w:t>
      </w:r>
      <w:r w:rsidR="00F165D2">
        <w:rPr>
          <w:rFonts w:ascii="Calibri" w:eastAsiaTheme="minorHAnsi" w:hAnsi="Calibri" w:cs="Calibri"/>
          <w:sz w:val="22"/>
          <w:szCs w:val="22"/>
        </w:rPr>
        <w:t xml:space="preserve"> and can be seen using the following command:</w:t>
      </w:r>
    </w:p>
    <w:p w14:paraId="785F9CE4" w14:textId="77777777" w:rsidR="00E0781A" w:rsidRDefault="00E0781A" w:rsidP="00E0781A">
      <w:pPr>
        <w:shd w:val="clear" w:color="auto" w:fill="FFFFFF"/>
        <w:rPr>
          <w:rFonts w:ascii="Calibri" w:hAnsi="Calibri" w:cs="Calibri"/>
          <w:color w:val="1F497D"/>
        </w:rPr>
      </w:pPr>
    </w:p>
    <w:p w14:paraId="0712BF95" w14:textId="66751A52" w:rsidR="00E0781A" w:rsidRPr="0014523F" w:rsidRDefault="00E0781A" w:rsidP="00F165D2">
      <w:pPr>
        <w:pStyle w:val="HTMLPreformatted"/>
        <w:shd w:val="clear" w:color="auto" w:fill="DCDEDF" w:themeFill="text1" w:themeFillTint="99"/>
        <w:ind w:left="720"/>
        <w:rPr>
          <w:rStyle w:val="HTMLCode"/>
          <w:rFonts w:ascii="Consolas" w:eastAsiaTheme="majorEastAsia" w:hAnsi="Consolas" w:cs="Consolas"/>
          <w:color w:val="24292E"/>
          <w:bdr w:val="none" w:sz="0" w:space="0" w:color="auto" w:frame="1"/>
        </w:rPr>
      </w:pPr>
      <w:r w:rsidRPr="00F165D2">
        <w:rPr>
          <w:rStyle w:val="HTMLCode"/>
          <w:rFonts w:ascii="Consolas" w:eastAsiaTheme="majorEastAsia" w:hAnsi="Consolas" w:cs="Consolas"/>
          <w:color w:val="24292E"/>
          <w:bdr w:val="none" w:sz="0" w:space="0" w:color="auto" w:frame="1"/>
          <w:shd w:val="clear" w:color="auto" w:fill="DCDEDF" w:themeFill="text1" w:themeFillTint="99"/>
        </w:rPr>
        <w:t>$ docker volume ls</w:t>
      </w:r>
      <w:r w:rsidRPr="00F165D2">
        <w:rPr>
          <w:rStyle w:val="HTMLCode"/>
          <w:rFonts w:ascii="Consolas" w:eastAsiaTheme="majorEastAsia" w:hAnsi="Consolas" w:cs="Consolas"/>
          <w:color w:val="24292E"/>
          <w:bdr w:val="none" w:sz="0" w:space="0" w:color="auto" w:frame="1"/>
          <w:shd w:val="clear" w:color="auto" w:fill="DCDEDF" w:themeFill="text1" w:themeFillTint="99"/>
        </w:rPr>
        <w:br/>
        <w:t>DRIVER              VOLUME NAME</w:t>
      </w:r>
      <w:r w:rsidRPr="00F165D2">
        <w:rPr>
          <w:rStyle w:val="HTMLCode"/>
          <w:rFonts w:ascii="Consolas" w:eastAsiaTheme="majorEastAsia" w:hAnsi="Consolas" w:cs="Consolas"/>
          <w:color w:val="24292E"/>
          <w:bdr w:val="none" w:sz="0" w:space="0" w:color="auto" w:frame="1"/>
          <w:shd w:val="clear" w:color="auto" w:fill="DCDEDF" w:themeFill="text1" w:themeFillTint="99"/>
        </w:rPr>
        <w:br/>
        <w:t>hpe</w:t>
      </w:r>
      <w:r>
        <w:rPr>
          <w:rStyle w:val="HTMLCode"/>
          <w:rFonts w:ascii="Consolas" w:eastAsiaTheme="majorEastAsia" w:hAnsi="Consolas" w:cs="Consolas"/>
          <w:color w:val="24292E"/>
          <w:bdr w:val="none" w:sz="0" w:space="0" w:color="auto" w:frame="1"/>
        </w:rPr>
        <w:t xml:space="preserve">                 </w:t>
      </w:r>
      <w:r w:rsidR="00F165D2">
        <w:rPr>
          <w:rStyle w:val="HTMLCode"/>
          <w:rFonts w:ascii="Consolas" w:eastAsiaTheme="majorEastAsia" w:hAnsi="Consolas" w:cs="Consolas"/>
          <w:color w:val="24292E"/>
          <w:bdr w:val="none" w:sz="0" w:space="0" w:color="auto" w:frame="1"/>
        </w:rPr>
        <w:t>export</w:t>
      </w:r>
    </w:p>
    <w:p w14:paraId="754C6834" w14:textId="77777777" w:rsidR="00E0781A" w:rsidRPr="008E1FB2" w:rsidRDefault="00E0781A" w:rsidP="008E1FB2">
      <w:pPr>
        <w:rPr>
          <w:rFonts w:ascii="Calibri" w:eastAsiaTheme="minorHAnsi" w:hAnsi="Calibri" w:cs="Calibri"/>
          <w:sz w:val="22"/>
          <w:szCs w:val="22"/>
        </w:rPr>
      </w:pPr>
    </w:p>
    <w:p w14:paraId="0F46921F" w14:textId="093FE9A3" w:rsidR="00E0781A" w:rsidRPr="008E1FB2" w:rsidRDefault="00E0781A" w:rsidP="008E1FB2">
      <w:pPr>
        <w:rPr>
          <w:rFonts w:ascii="Calibri" w:eastAsiaTheme="minorHAnsi" w:hAnsi="Calibri" w:cs="Calibri"/>
          <w:sz w:val="22"/>
          <w:szCs w:val="22"/>
        </w:rPr>
      </w:pPr>
      <w:r w:rsidRPr="008E1FB2">
        <w:rPr>
          <w:rFonts w:ascii="Calibri" w:eastAsiaTheme="minorHAnsi" w:hAnsi="Calibri" w:cs="Calibri"/>
          <w:sz w:val="22"/>
          <w:szCs w:val="22"/>
        </w:rPr>
        <w:t>On the Kubernetes/Openshift side it should now look something like this:</w:t>
      </w:r>
    </w:p>
    <w:p w14:paraId="21607339" w14:textId="77777777" w:rsidR="00E0781A" w:rsidRDefault="00E0781A" w:rsidP="00E0781A">
      <w:pPr>
        <w:shd w:val="clear" w:color="auto" w:fill="FFFFFF"/>
        <w:rPr>
          <w:rFonts w:ascii="Calibri" w:hAnsi="Calibri" w:cs="Calibri"/>
          <w:color w:val="1F497D"/>
        </w:rPr>
      </w:pPr>
    </w:p>
    <w:p w14:paraId="0C3121E2" w14:textId="7C68E9AE" w:rsidR="00E0781A" w:rsidRPr="00EB03E2" w:rsidRDefault="00E0781A" w:rsidP="008C6B66">
      <w:pPr>
        <w:pStyle w:val="HTMLPreformatted"/>
        <w:shd w:val="clear" w:color="auto" w:fill="DCDEDF" w:themeFill="text1" w:themeFillTint="99"/>
        <w:rPr>
          <w:rStyle w:val="HTMLCode"/>
          <w:rFonts w:ascii="Consolas" w:eastAsiaTheme="majorEastAsia" w:hAnsi="Consolas" w:cs="Consolas"/>
          <w:color w:val="24292E"/>
          <w:sz w:val="16"/>
          <w:szCs w:val="16"/>
          <w:bdr w:val="none" w:sz="0" w:space="0" w:color="auto" w:frame="1"/>
        </w:rPr>
      </w:pPr>
      <w:r w:rsidRPr="00F165D2">
        <w:rPr>
          <w:rStyle w:val="HTMLCode"/>
          <w:rFonts w:ascii="Consolas" w:eastAsiaTheme="majorEastAsia" w:hAnsi="Consolas" w:cs="Consolas"/>
          <w:color w:val="24292E"/>
          <w:sz w:val="18"/>
          <w:szCs w:val="18"/>
          <w:bdr w:val="none" w:sz="0" w:space="0" w:color="auto" w:frame="1"/>
          <w:shd w:val="clear" w:color="auto" w:fill="DCDEDF" w:themeFill="text1" w:themeFillTint="99"/>
        </w:rPr>
        <w:t>$ kubectl get pv</w:t>
      </w:r>
      <w:r w:rsidR="00C52717">
        <w:rPr>
          <w:rStyle w:val="HTMLCode"/>
          <w:rFonts w:ascii="Consolas" w:eastAsiaTheme="majorEastAsia" w:hAnsi="Consolas" w:cs="Consolas"/>
          <w:color w:val="24292E"/>
          <w:sz w:val="18"/>
          <w:szCs w:val="18"/>
          <w:bdr w:val="none" w:sz="0" w:space="0" w:color="auto" w:frame="1"/>
          <w:shd w:val="clear" w:color="auto" w:fill="DCDEDF" w:themeFill="text1" w:themeFillTint="99"/>
        </w:rPr>
        <w:t>,</w:t>
      </w:r>
      <w:r w:rsidRPr="00F165D2">
        <w:rPr>
          <w:rStyle w:val="HTMLCode"/>
          <w:rFonts w:ascii="Consolas" w:eastAsiaTheme="majorEastAsia" w:hAnsi="Consolas" w:cs="Consolas"/>
          <w:color w:val="24292E"/>
          <w:sz w:val="18"/>
          <w:szCs w:val="18"/>
          <w:bdr w:val="none" w:sz="0" w:space="0" w:color="auto" w:frame="1"/>
          <w:shd w:val="clear" w:color="auto" w:fill="DCDEDF" w:themeFill="text1" w:themeFillTint="99"/>
        </w:rPr>
        <w:t>pvc</w:t>
      </w:r>
      <w:r w:rsidR="00C52717">
        <w:rPr>
          <w:rStyle w:val="HTMLCode"/>
          <w:rFonts w:ascii="Consolas" w:eastAsiaTheme="majorEastAsia" w:hAnsi="Consolas" w:cs="Consolas"/>
          <w:color w:val="24292E"/>
          <w:sz w:val="18"/>
          <w:szCs w:val="18"/>
          <w:bdr w:val="none" w:sz="0" w:space="0" w:color="auto" w:frame="1"/>
          <w:shd w:val="clear" w:color="auto" w:fill="DCDEDF" w:themeFill="text1" w:themeFillTint="99"/>
        </w:rPr>
        <w:t>,</w:t>
      </w:r>
      <w:r w:rsidRPr="00F165D2">
        <w:rPr>
          <w:rStyle w:val="HTMLCode"/>
          <w:rFonts w:ascii="Consolas" w:eastAsiaTheme="majorEastAsia" w:hAnsi="Consolas" w:cs="Consolas"/>
          <w:color w:val="24292E"/>
          <w:sz w:val="18"/>
          <w:szCs w:val="18"/>
          <w:bdr w:val="none" w:sz="0" w:space="0" w:color="auto" w:frame="1"/>
          <w:shd w:val="clear" w:color="auto" w:fill="DCDEDF" w:themeFill="text1" w:themeFillTint="99"/>
        </w:rPr>
        <w:t>pod -o wide</w:t>
      </w:r>
      <w:r w:rsidRPr="00F165D2">
        <w:rPr>
          <w:rStyle w:val="HTMLCode"/>
          <w:rFonts w:ascii="Consolas" w:eastAsiaTheme="majorEastAsia" w:hAnsi="Consolas" w:cs="Consolas"/>
          <w:color w:val="24292E"/>
          <w:sz w:val="18"/>
          <w:szCs w:val="18"/>
          <w:bdr w:val="none" w:sz="0" w:space="0" w:color="auto" w:frame="1"/>
          <w:shd w:val="clear" w:color="auto" w:fill="DCDEDF" w:themeFill="text1" w:themeFillTint="99"/>
        </w:rPr>
        <w:br/>
        <w:t>NAME       CAPACITY   ACCESSMODES   RECLAIMPOLICY   STATUS    CLAIM            STORAGECLASS   REASON   AGE</w:t>
      </w:r>
      <w:r w:rsidRPr="00F165D2">
        <w:rPr>
          <w:rStyle w:val="HTMLCode"/>
          <w:rFonts w:ascii="Consolas" w:eastAsiaTheme="majorEastAsia" w:hAnsi="Consolas" w:cs="Consolas"/>
          <w:color w:val="24292E"/>
          <w:sz w:val="18"/>
          <w:szCs w:val="18"/>
          <w:bdr w:val="none" w:sz="0" w:space="0" w:color="auto" w:frame="1"/>
          <w:shd w:val="clear" w:color="auto" w:fill="DCDEDF" w:themeFill="text1" w:themeFillTint="99"/>
        </w:rPr>
        <w:br/>
        <w:t>pv/pv1     20Gi       RWO           Retain          Bound     default/pvc1                             11m</w:t>
      </w:r>
      <w:r w:rsidRPr="00F165D2">
        <w:rPr>
          <w:rStyle w:val="HTMLCode"/>
          <w:rFonts w:ascii="Consolas" w:eastAsiaTheme="majorEastAsia" w:hAnsi="Consolas" w:cs="Consolas"/>
          <w:color w:val="24292E"/>
          <w:sz w:val="18"/>
          <w:szCs w:val="18"/>
          <w:bdr w:val="none" w:sz="0" w:space="0" w:color="auto" w:frame="1"/>
          <w:shd w:val="clear" w:color="auto" w:fill="DCDEDF" w:themeFill="text1" w:themeFillTint="99"/>
        </w:rPr>
        <w:br/>
      </w:r>
      <w:r w:rsidRPr="00F165D2">
        <w:rPr>
          <w:rStyle w:val="HTMLCode"/>
          <w:rFonts w:ascii="Consolas" w:eastAsiaTheme="majorEastAsia" w:hAnsi="Consolas" w:cs="Consolas"/>
          <w:color w:val="24292E"/>
          <w:sz w:val="18"/>
          <w:szCs w:val="18"/>
          <w:bdr w:val="none" w:sz="0" w:space="0" w:color="auto" w:frame="1"/>
          <w:shd w:val="clear" w:color="auto" w:fill="DCDEDF" w:themeFill="text1" w:themeFillTint="99"/>
        </w:rPr>
        <w:br/>
        <w:t>NAME         STATUS    VOLUME    CAPACITY   ACCESSMODES   STORAGECLASS   AGE</w:t>
      </w:r>
      <w:r w:rsidRPr="00F165D2">
        <w:rPr>
          <w:rStyle w:val="HTMLCode"/>
          <w:rFonts w:ascii="Consolas" w:eastAsiaTheme="majorEastAsia" w:hAnsi="Consolas" w:cs="Consolas"/>
          <w:color w:val="24292E"/>
          <w:sz w:val="18"/>
          <w:szCs w:val="18"/>
          <w:bdr w:val="none" w:sz="0" w:space="0" w:color="auto" w:frame="1"/>
          <w:shd w:val="clear" w:color="auto" w:fill="DCDEDF" w:themeFill="text1" w:themeFillTint="99"/>
        </w:rPr>
        <w:br/>
        <w:t>pvc/pvc1     Bound     pv100     20Gi       RWO                          11m</w:t>
      </w:r>
      <w:r w:rsidRPr="00F165D2">
        <w:rPr>
          <w:rStyle w:val="HTMLCode"/>
          <w:rFonts w:ascii="Consolas" w:eastAsiaTheme="majorEastAsia" w:hAnsi="Consolas" w:cs="Consolas"/>
          <w:color w:val="24292E"/>
          <w:sz w:val="18"/>
          <w:szCs w:val="18"/>
          <w:bdr w:val="none" w:sz="0" w:space="0" w:color="auto" w:frame="1"/>
          <w:shd w:val="clear" w:color="auto" w:fill="DCDEDF" w:themeFill="text1" w:themeFillTint="99"/>
        </w:rPr>
        <w:br/>
      </w:r>
      <w:r w:rsidRPr="00EB03E2">
        <w:rPr>
          <w:rStyle w:val="HTMLCode"/>
          <w:rFonts w:ascii="Consolas" w:eastAsiaTheme="majorEastAsia" w:hAnsi="Consolas" w:cs="Consolas"/>
          <w:color w:val="24292E"/>
          <w:sz w:val="16"/>
          <w:szCs w:val="16"/>
          <w:bdr w:val="none" w:sz="0" w:space="0" w:color="auto" w:frame="1"/>
        </w:rPr>
        <w:br/>
        <w:t>NAME                          READY     STATUS    RESTARTS   AGE       IP             NODE</w:t>
      </w:r>
      <w:r w:rsidRPr="00EB03E2">
        <w:rPr>
          <w:rStyle w:val="HTMLCode"/>
          <w:rFonts w:ascii="Consolas" w:eastAsiaTheme="majorEastAsia" w:hAnsi="Consolas" w:cs="Consolas"/>
          <w:color w:val="24292E"/>
          <w:sz w:val="16"/>
          <w:szCs w:val="16"/>
          <w:bdr w:val="none" w:sz="0" w:space="0" w:color="auto" w:frame="1"/>
        </w:rPr>
        <w:br/>
        <w:t>po/pod1                       1/1       Running   0          11m       10.128.1.53    cld6b16</w:t>
      </w:r>
    </w:p>
    <w:p w14:paraId="53ED9C37" w14:textId="77777777" w:rsidR="00E0781A" w:rsidRDefault="00E0781A" w:rsidP="008C6B66">
      <w:pPr>
        <w:shd w:val="clear" w:color="auto" w:fill="FFFFFF"/>
        <w:rPr>
          <w:rFonts w:ascii="Calibri" w:hAnsi="Calibri" w:cs="Calibri"/>
          <w:color w:val="1F497D"/>
        </w:rPr>
      </w:pPr>
    </w:p>
    <w:p w14:paraId="5D8EBDE6" w14:textId="77777777" w:rsidR="00E0781A" w:rsidRPr="008E1FB2" w:rsidRDefault="00E0781A" w:rsidP="008E1FB2">
      <w:pPr>
        <w:rPr>
          <w:rFonts w:ascii="Calibri" w:eastAsiaTheme="minorHAnsi" w:hAnsi="Calibri" w:cs="Calibri"/>
          <w:sz w:val="22"/>
          <w:szCs w:val="22"/>
        </w:rPr>
      </w:pPr>
    </w:p>
    <w:p w14:paraId="471525E5" w14:textId="22120642" w:rsidR="000F7F0B" w:rsidRDefault="000F7F0B" w:rsidP="000F7F0B">
      <w:pPr>
        <w:rPr>
          <w:rFonts w:ascii="Calibri" w:eastAsiaTheme="minorHAnsi" w:hAnsi="Calibri" w:cs="Calibri"/>
          <w:sz w:val="22"/>
          <w:szCs w:val="22"/>
        </w:rPr>
      </w:pPr>
      <w:r>
        <w:rPr>
          <w:rFonts w:ascii="Calibri" w:eastAsiaTheme="minorHAnsi" w:hAnsi="Calibri" w:cs="Calibri"/>
          <w:sz w:val="22"/>
          <w:szCs w:val="22"/>
        </w:rPr>
        <w:t>Now</w:t>
      </w:r>
      <w:r w:rsidRPr="008E1FB2">
        <w:rPr>
          <w:rFonts w:ascii="Calibri" w:eastAsiaTheme="minorHAnsi" w:hAnsi="Calibri" w:cs="Calibri"/>
          <w:sz w:val="22"/>
          <w:szCs w:val="22"/>
        </w:rPr>
        <w:t xml:space="preserve"> </w:t>
      </w:r>
      <w:r>
        <w:rPr>
          <w:rFonts w:ascii="Calibri" w:eastAsiaTheme="minorHAnsi" w:hAnsi="Calibri" w:cs="Calibri"/>
          <w:sz w:val="22"/>
          <w:szCs w:val="22"/>
        </w:rPr>
        <w:t xml:space="preserve">the </w:t>
      </w:r>
      <w:r w:rsidRPr="00082DD9">
        <w:rPr>
          <w:rFonts w:ascii="Calibri" w:eastAsiaTheme="minorHAnsi" w:hAnsi="Calibri" w:cs="Calibri"/>
          <w:b/>
          <w:sz w:val="22"/>
          <w:szCs w:val="22"/>
        </w:rPr>
        <w:t>pod</w:t>
      </w:r>
      <w:r>
        <w:rPr>
          <w:rFonts w:ascii="Calibri" w:eastAsiaTheme="minorHAnsi" w:hAnsi="Calibri" w:cs="Calibri"/>
          <w:sz w:val="22"/>
          <w:szCs w:val="22"/>
        </w:rPr>
        <w:t xml:space="preserve"> can be deleted to </w:t>
      </w:r>
      <w:r w:rsidRPr="00082DD9">
        <w:rPr>
          <w:rFonts w:ascii="Calibri" w:eastAsiaTheme="minorHAnsi" w:hAnsi="Calibri" w:cs="Calibri"/>
          <w:b/>
          <w:sz w:val="22"/>
          <w:szCs w:val="22"/>
        </w:rPr>
        <w:t>unmount</w:t>
      </w:r>
      <w:r>
        <w:rPr>
          <w:rFonts w:ascii="Calibri" w:eastAsiaTheme="minorHAnsi" w:hAnsi="Calibri" w:cs="Calibri"/>
          <w:sz w:val="22"/>
          <w:szCs w:val="22"/>
        </w:rPr>
        <w:t xml:space="preserve"> the </w:t>
      </w:r>
      <w:r w:rsidRPr="00082DD9">
        <w:rPr>
          <w:rFonts w:ascii="Calibri" w:eastAsiaTheme="minorHAnsi" w:hAnsi="Calibri" w:cs="Calibri"/>
          <w:b/>
          <w:sz w:val="22"/>
          <w:szCs w:val="22"/>
        </w:rPr>
        <w:t>docker volume</w:t>
      </w:r>
      <w:r>
        <w:rPr>
          <w:rFonts w:ascii="Calibri" w:eastAsiaTheme="minorHAnsi" w:hAnsi="Calibri" w:cs="Calibri"/>
          <w:sz w:val="22"/>
          <w:szCs w:val="22"/>
        </w:rPr>
        <w:t>.</w:t>
      </w:r>
      <w:r w:rsidR="00082DD9">
        <w:rPr>
          <w:rFonts w:ascii="Calibri" w:eastAsiaTheme="minorHAnsi" w:hAnsi="Calibri" w:cs="Calibri"/>
          <w:sz w:val="22"/>
          <w:szCs w:val="22"/>
        </w:rPr>
        <w:t xml:space="preserve"> D</w:t>
      </w:r>
      <w:r w:rsidRPr="008E1FB2">
        <w:rPr>
          <w:rFonts w:ascii="Calibri" w:eastAsiaTheme="minorHAnsi" w:hAnsi="Calibri" w:cs="Calibri"/>
          <w:sz w:val="22"/>
          <w:szCs w:val="22"/>
        </w:rPr>
        <w:t xml:space="preserve">eleting </w:t>
      </w:r>
      <w:r w:rsidR="00082DD9">
        <w:rPr>
          <w:rFonts w:ascii="Calibri" w:eastAsiaTheme="minorHAnsi" w:hAnsi="Calibri" w:cs="Calibri"/>
          <w:sz w:val="22"/>
          <w:szCs w:val="22"/>
        </w:rPr>
        <w:t>a</w:t>
      </w:r>
      <w:r w:rsidRPr="008E1FB2">
        <w:rPr>
          <w:rFonts w:ascii="Calibri" w:eastAsiaTheme="minorHAnsi" w:hAnsi="Calibri" w:cs="Calibri"/>
          <w:sz w:val="22"/>
          <w:szCs w:val="22"/>
        </w:rPr>
        <w:t xml:space="preserve"> </w:t>
      </w:r>
      <w:r w:rsidRPr="00082DD9">
        <w:rPr>
          <w:rFonts w:ascii="Calibri" w:eastAsiaTheme="minorHAnsi" w:hAnsi="Calibri" w:cs="Calibri"/>
          <w:b/>
          <w:sz w:val="22"/>
          <w:szCs w:val="22"/>
        </w:rPr>
        <w:t>docker volume</w:t>
      </w:r>
      <w:r w:rsidRPr="008E1FB2">
        <w:rPr>
          <w:rFonts w:ascii="Calibri" w:eastAsiaTheme="minorHAnsi" w:hAnsi="Calibri" w:cs="Calibri"/>
          <w:sz w:val="22"/>
          <w:szCs w:val="22"/>
        </w:rPr>
        <w:t xml:space="preserve"> </w:t>
      </w:r>
      <w:r w:rsidR="00082DD9">
        <w:rPr>
          <w:rFonts w:ascii="Calibri" w:eastAsiaTheme="minorHAnsi" w:hAnsi="Calibri" w:cs="Calibri"/>
          <w:sz w:val="22"/>
          <w:szCs w:val="22"/>
        </w:rPr>
        <w:t xml:space="preserve">does not require </w:t>
      </w:r>
      <w:r w:rsidRPr="008E1FB2">
        <w:rPr>
          <w:rFonts w:ascii="Calibri" w:eastAsiaTheme="minorHAnsi" w:hAnsi="Calibri" w:cs="Calibri"/>
          <w:sz w:val="22"/>
          <w:szCs w:val="22"/>
        </w:rPr>
        <w:t xml:space="preserve">manual clean-up because </w:t>
      </w:r>
      <w:r w:rsidR="00082DD9">
        <w:rPr>
          <w:rFonts w:ascii="Calibri" w:eastAsiaTheme="minorHAnsi" w:hAnsi="Calibri" w:cs="Calibri"/>
          <w:sz w:val="22"/>
          <w:szCs w:val="22"/>
        </w:rPr>
        <w:t xml:space="preserve">the </w:t>
      </w:r>
      <w:r w:rsidR="00082DD9" w:rsidRPr="00082DD9">
        <w:rPr>
          <w:rFonts w:ascii="Calibri" w:eastAsiaTheme="minorHAnsi" w:hAnsi="Calibri" w:cs="Calibri"/>
          <w:b/>
          <w:sz w:val="22"/>
          <w:szCs w:val="22"/>
        </w:rPr>
        <w:t>dynamic provisioner</w:t>
      </w:r>
      <w:r w:rsidRPr="008E1FB2">
        <w:rPr>
          <w:rFonts w:ascii="Calibri" w:eastAsiaTheme="minorHAnsi" w:hAnsi="Calibri" w:cs="Calibri"/>
          <w:sz w:val="22"/>
          <w:szCs w:val="22"/>
        </w:rPr>
        <w:t xml:space="preserve"> provides automatic clean-up. You can delete the </w:t>
      </w:r>
      <w:r w:rsidRPr="00082DD9">
        <w:rPr>
          <w:rFonts w:ascii="Calibri" w:eastAsiaTheme="minorHAnsi" w:hAnsi="Calibri" w:cs="Calibri"/>
          <w:b/>
          <w:sz w:val="22"/>
          <w:szCs w:val="22"/>
        </w:rPr>
        <w:t>PersistentVolumeClaim</w:t>
      </w:r>
      <w:r w:rsidRPr="008E1FB2">
        <w:rPr>
          <w:rFonts w:ascii="Calibri" w:eastAsiaTheme="minorHAnsi" w:hAnsi="Calibri" w:cs="Calibri"/>
          <w:sz w:val="22"/>
          <w:szCs w:val="22"/>
        </w:rPr>
        <w:t xml:space="preserve"> and</w:t>
      </w:r>
      <w:r w:rsidR="00082DD9">
        <w:rPr>
          <w:rFonts w:ascii="Calibri" w:eastAsiaTheme="minorHAnsi" w:hAnsi="Calibri" w:cs="Calibri"/>
          <w:sz w:val="22"/>
          <w:szCs w:val="22"/>
        </w:rPr>
        <w:t xml:space="preserve"> see</w:t>
      </w:r>
      <w:r w:rsidRPr="008E1FB2">
        <w:rPr>
          <w:rFonts w:ascii="Calibri" w:eastAsiaTheme="minorHAnsi" w:hAnsi="Calibri" w:cs="Calibri"/>
          <w:sz w:val="22"/>
          <w:szCs w:val="22"/>
        </w:rPr>
        <w:t xml:space="preserve"> </w:t>
      </w:r>
      <w:r w:rsidR="00082DD9">
        <w:rPr>
          <w:rFonts w:ascii="Calibri" w:eastAsiaTheme="minorHAnsi" w:hAnsi="Calibri" w:cs="Calibri"/>
          <w:sz w:val="22"/>
          <w:szCs w:val="22"/>
        </w:rPr>
        <w:t xml:space="preserve">the </w:t>
      </w:r>
      <w:r w:rsidRPr="00082DD9">
        <w:rPr>
          <w:rFonts w:ascii="Calibri" w:eastAsiaTheme="minorHAnsi" w:hAnsi="Calibri" w:cs="Calibri"/>
          <w:b/>
          <w:sz w:val="22"/>
          <w:szCs w:val="22"/>
        </w:rPr>
        <w:t>PersistentVolume</w:t>
      </w:r>
      <w:r w:rsidR="00082DD9">
        <w:rPr>
          <w:rFonts w:ascii="Calibri" w:eastAsiaTheme="minorHAnsi" w:hAnsi="Calibri" w:cs="Calibri"/>
          <w:sz w:val="22"/>
          <w:szCs w:val="22"/>
        </w:rPr>
        <w:t xml:space="preserve"> and </w:t>
      </w:r>
      <w:r w:rsidR="00082DD9" w:rsidRPr="00082DD9">
        <w:rPr>
          <w:rFonts w:ascii="Calibri" w:eastAsiaTheme="minorHAnsi" w:hAnsi="Calibri" w:cs="Calibri"/>
          <w:b/>
          <w:sz w:val="22"/>
          <w:szCs w:val="22"/>
        </w:rPr>
        <w:t>docker volume</w:t>
      </w:r>
      <w:r w:rsidR="00082DD9">
        <w:rPr>
          <w:rFonts w:ascii="Calibri" w:eastAsiaTheme="minorHAnsi" w:hAnsi="Calibri" w:cs="Calibri"/>
          <w:sz w:val="22"/>
          <w:szCs w:val="22"/>
        </w:rPr>
        <w:t xml:space="preserve"> </w:t>
      </w:r>
      <w:r w:rsidRPr="008E1FB2">
        <w:rPr>
          <w:rFonts w:ascii="Calibri" w:eastAsiaTheme="minorHAnsi" w:hAnsi="Calibri" w:cs="Calibri"/>
          <w:sz w:val="22"/>
          <w:szCs w:val="22"/>
        </w:rPr>
        <w:t xml:space="preserve">automatically deleted. </w:t>
      </w:r>
    </w:p>
    <w:p w14:paraId="24927358" w14:textId="77777777" w:rsidR="00771597" w:rsidRDefault="00771597" w:rsidP="00E0781A">
      <w:pPr>
        <w:rPr>
          <w:rFonts w:ascii="Calibri" w:eastAsiaTheme="minorHAnsi" w:hAnsi="Calibri" w:cs="Calibri"/>
          <w:sz w:val="22"/>
          <w:szCs w:val="22"/>
        </w:rPr>
      </w:pPr>
    </w:p>
    <w:p w14:paraId="2CE4AC6A" w14:textId="77777777" w:rsidR="00EE632A" w:rsidRDefault="00EE632A" w:rsidP="00E0781A">
      <w:pPr>
        <w:rPr>
          <w:rFonts w:ascii="Calibri" w:eastAsiaTheme="minorHAnsi" w:hAnsi="Calibri" w:cs="Calibri"/>
          <w:sz w:val="22"/>
          <w:szCs w:val="22"/>
        </w:rPr>
      </w:pPr>
    </w:p>
    <w:p w14:paraId="613301CF" w14:textId="5EDCB674" w:rsidR="00EE632A" w:rsidRDefault="00EE632A" w:rsidP="00E0781A">
      <w:pPr>
        <w:rPr>
          <w:rFonts w:ascii="Calibri" w:eastAsiaTheme="minorHAnsi" w:hAnsi="Calibri" w:cs="Calibri"/>
          <w:sz w:val="22"/>
          <w:szCs w:val="22"/>
        </w:rPr>
      </w:pPr>
      <w:r w:rsidRPr="00EE632A">
        <w:rPr>
          <w:rFonts w:ascii="Calibri" w:eastAsiaTheme="minorHAnsi" w:hAnsi="Calibri" w:cs="Calibri"/>
          <w:b/>
          <w:sz w:val="22"/>
          <w:szCs w:val="22"/>
        </w:rPr>
        <w:t>Congratulations</w:t>
      </w:r>
      <w:r>
        <w:rPr>
          <w:rFonts w:ascii="Calibri" w:eastAsiaTheme="minorHAnsi" w:hAnsi="Calibri" w:cs="Calibri"/>
          <w:sz w:val="22"/>
          <w:szCs w:val="22"/>
        </w:rPr>
        <w:t>, you have completed all validation steps and have a working Kubernetes/OpenShift environment.</w:t>
      </w:r>
    </w:p>
    <w:p w14:paraId="77050071" w14:textId="00D641E7" w:rsidR="001322E9" w:rsidRPr="001322E9" w:rsidRDefault="000F7F0B" w:rsidP="00082DD9">
      <w:r>
        <w:rPr>
          <w:rFonts w:eastAsiaTheme="minorHAnsi"/>
        </w:rPr>
        <w:br w:type="page"/>
      </w:r>
    </w:p>
    <w:p w14:paraId="64A878ED" w14:textId="77777777" w:rsidR="00244900" w:rsidRPr="005C346E" w:rsidRDefault="00244900" w:rsidP="00DE57E5">
      <w:pPr>
        <w:rPr>
          <w:color w:val="00B0F0"/>
        </w:rPr>
        <w:sectPr w:rsidR="00244900" w:rsidRPr="005C346E" w:rsidSect="001D531A">
          <w:headerReference w:type="default" r:id="rId27"/>
          <w:footerReference w:type="even" r:id="rId28"/>
          <w:footerReference w:type="default" r:id="rId29"/>
          <w:headerReference w:type="first" r:id="rId30"/>
          <w:footerReference w:type="first" r:id="rId31"/>
          <w:pgSz w:w="12240" w:h="15840" w:code="1"/>
          <w:pgMar w:top="1800" w:right="720" w:bottom="720" w:left="720" w:header="360" w:footer="864" w:gutter="0"/>
          <w:pgNumType w:start="3"/>
          <w:cols w:space="720"/>
          <w:formProt w:val="0"/>
          <w:noEndnote/>
          <w:titlePg/>
          <w:docGrid w:linePitch="245"/>
        </w:sectPr>
      </w:pPr>
      <w:bookmarkStart w:id="16" w:name="_Toc323643104"/>
      <w:bookmarkEnd w:id="0"/>
      <w:bookmarkEnd w:id="2"/>
    </w:p>
    <w:p w14:paraId="18B79C7E" w14:textId="77777777" w:rsidR="00082DD9" w:rsidRPr="00DE56E8" w:rsidRDefault="00082DD9" w:rsidP="00082DD9">
      <w:pPr>
        <w:pStyle w:val="Heading1"/>
        <w:rPr>
          <w:szCs w:val="28"/>
        </w:rPr>
      </w:pPr>
      <w:bookmarkStart w:id="17" w:name="_Toc514256984"/>
      <w:bookmarkEnd w:id="1"/>
      <w:bookmarkEnd w:id="16"/>
      <w:r w:rsidRPr="00DE56E8">
        <w:rPr>
          <w:szCs w:val="28"/>
        </w:rPr>
        <w:lastRenderedPageBreak/>
        <w:t>Appendix</w:t>
      </w:r>
      <w:bookmarkEnd w:id="17"/>
    </w:p>
    <w:p w14:paraId="56FB5CD2" w14:textId="77777777" w:rsidR="00082DD9" w:rsidRDefault="00082DD9" w:rsidP="00082DD9"/>
    <w:p w14:paraId="0424D655" w14:textId="77777777" w:rsidR="00082DD9" w:rsidRDefault="00082DD9" w:rsidP="00082DD9">
      <w:pPr>
        <w:pStyle w:val="Heading3"/>
      </w:pPr>
      <w:bookmarkStart w:id="18" w:name="_Toc514256985"/>
      <w:r>
        <w:t>Restarting the plugin</w:t>
      </w:r>
      <w:bookmarkEnd w:id="18"/>
    </w:p>
    <w:p w14:paraId="143F3FE4" w14:textId="77777777" w:rsidR="00082DD9" w:rsidRDefault="00082DD9" w:rsidP="00082DD9">
      <w:pPr>
        <w:pStyle w:val="NormalWeb"/>
        <w:spacing w:after="240"/>
        <w:rPr>
          <w:rFonts w:ascii="Arial" w:hAnsi="Arial"/>
          <w:sz w:val="18"/>
          <w:szCs w:val="18"/>
        </w:rPr>
      </w:pPr>
    </w:p>
    <w:p w14:paraId="5982CC78" w14:textId="77777777" w:rsidR="00082DD9" w:rsidRPr="000F7F0B" w:rsidRDefault="00082DD9" w:rsidP="00082DD9">
      <w:pPr>
        <w:pStyle w:val="Caption"/>
        <w:shd w:val="clear" w:color="auto" w:fill="DCDEDF" w:themeFill="text1" w:themeFillTint="99"/>
        <w:ind w:left="720"/>
        <w:rPr>
          <w:rFonts w:ascii="Consolas" w:hAnsi="Consolas"/>
          <w:szCs w:val="20"/>
        </w:rPr>
      </w:pPr>
      <w:r w:rsidRPr="000F7F0B">
        <w:rPr>
          <w:rFonts w:ascii="Consolas" w:hAnsi="Consolas"/>
          <w:szCs w:val="20"/>
        </w:rPr>
        <w:t>$ docker stop &lt;container_id_of_plugin&gt;</w:t>
      </w:r>
    </w:p>
    <w:p w14:paraId="09EAEBBE" w14:textId="77777777" w:rsidR="00082DD9" w:rsidRPr="000F7F0B" w:rsidRDefault="00082DD9" w:rsidP="00082DD9">
      <w:pPr>
        <w:pStyle w:val="Caption"/>
        <w:rPr>
          <w:szCs w:val="20"/>
        </w:rPr>
      </w:pPr>
      <w:r w:rsidRPr="000F7F0B">
        <w:rPr>
          <w:szCs w:val="20"/>
        </w:rPr>
        <w:t>IMPORTANT NOTE: The /run/docker/plugins/hpe.sock and /run/docker/plugins/hpe.sock.lock files are not automatically removed when you stop the container. Therefore these files will need to be removed manually between each run of the plugin.</w:t>
      </w:r>
    </w:p>
    <w:p w14:paraId="14628AD4" w14:textId="77777777" w:rsidR="00082DD9" w:rsidRPr="000F7F0B" w:rsidRDefault="00082DD9" w:rsidP="00082DD9">
      <w:pPr>
        <w:pStyle w:val="Caption"/>
        <w:shd w:val="clear" w:color="auto" w:fill="DCDEDF" w:themeFill="text1" w:themeFillTint="99"/>
        <w:ind w:left="720"/>
        <w:rPr>
          <w:rFonts w:ascii="Consolas" w:hAnsi="Consolas"/>
          <w:szCs w:val="20"/>
        </w:rPr>
      </w:pPr>
      <w:r w:rsidRPr="000F7F0B">
        <w:rPr>
          <w:rFonts w:ascii="Consolas" w:hAnsi="Consolas"/>
          <w:szCs w:val="20"/>
        </w:rPr>
        <w:t>$ docker start &lt;container_id_of_plugin&gt;</w:t>
      </w:r>
    </w:p>
    <w:p w14:paraId="2374A056" w14:textId="4853AD2E" w:rsidR="00082DD9" w:rsidRPr="00E34E75" w:rsidRDefault="00E34E75" w:rsidP="00E34E75">
      <w:pPr>
        <w:pStyle w:val="Heading3"/>
      </w:pPr>
      <w:bookmarkStart w:id="19" w:name="_Toc514256986"/>
      <w:r w:rsidRPr="00E34E75">
        <w:t>Usage</w:t>
      </w:r>
      <w:bookmarkEnd w:id="19"/>
      <w:r w:rsidRPr="00E34E75">
        <w:t xml:space="preserve"> </w:t>
      </w:r>
    </w:p>
    <w:p w14:paraId="240132F1" w14:textId="77777777" w:rsidR="000A1DD6" w:rsidRDefault="000A1DD6" w:rsidP="00082DD9">
      <w:pPr>
        <w:rPr>
          <w:rFonts w:asciiTheme="minorHAnsi" w:hAnsiTheme="minorHAnsi"/>
          <w:iCs/>
          <w:sz w:val="20"/>
          <w:szCs w:val="20"/>
        </w:rPr>
      </w:pPr>
    </w:p>
    <w:p w14:paraId="39713D91" w14:textId="52E86DC4" w:rsidR="00E34E75" w:rsidRPr="00E34E75" w:rsidRDefault="00C004C7" w:rsidP="00082DD9">
      <w:pPr>
        <w:rPr>
          <w:rFonts w:asciiTheme="minorHAnsi" w:hAnsiTheme="minorHAnsi"/>
          <w:iCs/>
          <w:sz w:val="20"/>
          <w:szCs w:val="20"/>
        </w:rPr>
      </w:pPr>
      <w:r>
        <w:rPr>
          <w:rFonts w:asciiTheme="minorHAnsi" w:hAnsiTheme="minorHAnsi"/>
          <w:iCs/>
          <w:sz w:val="20"/>
          <w:szCs w:val="20"/>
        </w:rPr>
        <w:t xml:space="preserve">For more details on </w:t>
      </w:r>
      <w:r w:rsidR="00E34E75" w:rsidRPr="00E34E75">
        <w:rPr>
          <w:rFonts w:asciiTheme="minorHAnsi" w:hAnsiTheme="minorHAnsi"/>
          <w:iCs/>
          <w:sz w:val="20"/>
          <w:szCs w:val="20"/>
        </w:rPr>
        <w:t>HPE 3PAR Volume Plugin-in for Docker usage and its features refer</w:t>
      </w:r>
      <w:r>
        <w:rPr>
          <w:rFonts w:asciiTheme="minorHAnsi" w:hAnsiTheme="minorHAnsi"/>
          <w:iCs/>
          <w:sz w:val="20"/>
          <w:szCs w:val="20"/>
        </w:rPr>
        <w:t>:</w:t>
      </w:r>
      <w:r w:rsidR="00E34E75" w:rsidRPr="00E34E75">
        <w:rPr>
          <w:rFonts w:asciiTheme="minorHAnsi" w:hAnsiTheme="minorHAnsi"/>
          <w:iCs/>
          <w:sz w:val="20"/>
          <w:szCs w:val="20"/>
        </w:rPr>
        <w:t xml:space="preserve"> </w:t>
      </w:r>
    </w:p>
    <w:p w14:paraId="3BC96D41" w14:textId="1279604E" w:rsidR="00E34E75" w:rsidRDefault="000A1DD6" w:rsidP="00082DD9">
      <w:hyperlink r:id="rId32" w:history="1">
        <w:r w:rsidRPr="000A1DD6">
          <w:rPr>
            <w:rStyle w:val="Hyperlink"/>
            <w:rFonts w:asciiTheme="minorHAnsi" w:hAnsiTheme="minorHAnsi"/>
            <w:iCs/>
            <w:sz w:val="20"/>
            <w:szCs w:val="20"/>
          </w:rPr>
          <w:t>https://github.com/hpe-storage/python-hpedockerplugin/blob/master/docs/usage.md</w:t>
        </w:r>
      </w:hyperlink>
    </w:p>
    <w:p w14:paraId="106CDF91" w14:textId="77777777" w:rsidR="00E34E75" w:rsidRDefault="00E34E75" w:rsidP="00082DD9"/>
    <w:p w14:paraId="4C37DB5C" w14:textId="43F61D66" w:rsidR="00082DD9" w:rsidRPr="00654F0C" w:rsidRDefault="00082DD9" w:rsidP="00082DD9">
      <w:pPr>
        <w:pStyle w:val="Heading5"/>
      </w:pPr>
      <w:r>
        <w:t>Known Issues:</w:t>
      </w:r>
    </w:p>
    <w:p w14:paraId="15E72347" w14:textId="77777777" w:rsidR="00082DD9" w:rsidRDefault="00082DD9" w:rsidP="00082DD9">
      <w:pPr>
        <w:pStyle w:val="BodyTextArial10pt"/>
      </w:pPr>
    </w:p>
    <w:p w14:paraId="6070C058" w14:textId="40E8EC25" w:rsidR="00082DD9" w:rsidRPr="008E1FB2" w:rsidRDefault="00082DD9" w:rsidP="00DE56E8">
      <w:pPr>
        <w:pStyle w:val="BodyTextArial10pt"/>
        <w:spacing w:line="240" w:lineRule="auto"/>
      </w:pPr>
      <w:r w:rsidRPr="00DE56E8">
        <w:rPr>
          <w:rFonts w:asciiTheme="minorHAnsi" w:hAnsiTheme="minorHAnsi"/>
          <w:iCs/>
          <w:szCs w:val="20"/>
        </w:rPr>
        <w:t>All the known issues regarding plugin can be found at the link below:</w:t>
      </w:r>
      <w:hyperlink r:id="rId33" w:history="1">
        <w:r w:rsidRPr="00DE56E8">
          <w:rPr>
            <w:rFonts w:asciiTheme="minorHAnsi" w:hAnsiTheme="minorHAnsi"/>
            <w:iCs/>
            <w:szCs w:val="20"/>
          </w:rPr>
          <w:t>https://github.com/hpe-storage/python-hpedockerplugin/issues</w:t>
        </w:r>
      </w:hyperlink>
      <w:r w:rsidR="00C004C7">
        <w:rPr>
          <w:rFonts w:asciiTheme="minorHAnsi" w:hAnsiTheme="minorHAnsi"/>
          <w:iCs/>
          <w:szCs w:val="20"/>
        </w:rPr>
        <w:t xml:space="preserve"> </w:t>
      </w:r>
    </w:p>
    <w:p w14:paraId="19818427" w14:textId="77777777" w:rsidR="00082DD9" w:rsidRPr="00082DD9" w:rsidRDefault="00082DD9" w:rsidP="00082DD9"/>
    <w:p w14:paraId="3A181883" w14:textId="77777777" w:rsidR="006555FD" w:rsidRDefault="006555FD" w:rsidP="003C01B7">
      <w:pPr>
        <w:pStyle w:val="BackPageLearnmoreat16pt"/>
      </w:pPr>
    </w:p>
    <w:p w14:paraId="64A878FC" w14:textId="3ACDC502" w:rsidR="006710C7" w:rsidRDefault="006555FD" w:rsidP="003C01B7">
      <w:pPr>
        <w:pStyle w:val="BackPageLearnmoreat16pt"/>
      </w:pPr>
      <w:bookmarkStart w:id="20" w:name="_Toc514256987"/>
      <w:r>
        <w:t>Learn more visit</w:t>
      </w:r>
      <w:bookmarkEnd w:id="20"/>
      <w:r>
        <w:t xml:space="preserve"> </w:t>
      </w:r>
    </w:p>
    <w:p w14:paraId="29D711AC" w14:textId="77777777" w:rsidR="006555FD" w:rsidRPr="00082DD9" w:rsidRDefault="006555FD" w:rsidP="00082DD9">
      <w:pPr>
        <w:pStyle w:val="Caption"/>
        <w:spacing w:after="0"/>
      </w:pPr>
    </w:p>
    <w:p w14:paraId="64A878FD" w14:textId="069DEC1E" w:rsidR="006D0904" w:rsidRPr="00082DD9" w:rsidRDefault="009532A7" w:rsidP="00082DD9">
      <w:pPr>
        <w:pStyle w:val="Caption"/>
        <w:spacing w:after="0"/>
      </w:pPr>
      <w:hyperlink r:id="rId34" w:history="1">
        <w:r w:rsidR="006555FD" w:rsidRPr="00082DD9">
          <w:rPr>
            <w:rStyle w:val="Hyperlink"/>
            <w:rFonts w:asciiTheme="minorHAnsi" w:hAnsiTheme="minorHAnsi"/>
          </w:rPr>
          <w:t>https://www.</w:t>
        </w:r>
        <w:r w:rsidR="00B57348" w:rsidRPr="00082DD9">
          <w:rPr>
            <w:rStyle w:val="Hyperlink"/>
            <w:rFonts w:asciiTheme="minorHAnsi" w:hAnsiTheme="minorHAnsi"/>
          </w:rPr>
          <w:t>hp</w:t>
        </w:r>
        <w:r w:rsidR="00346BC9" w:rsidRPr="00082DD9">
          <w:rPr>
            <w:rStyle w:val="Hyperlink"/>
            <w:rFonts w:asciiTheme="minorHAnsi" w:hAnsiTheme="minorHAnsi"/>
          </w:rPr>
          <w:t>e</w:t>
        </w:r>
        <w:r w:rsidR="00B57348" w:rsidRPr="00082DD9">
          <w:rPr>
            <w:rStyle w:val="Hyperlink"/>
            <w:rFonts w:asciiTheme="minorHAnsi" w:hAnsiTheme="minorHAnsi"/>
          </w:rPr>
          <w:t>.com/</w:t>
        </w:r>
        <w:r w:rsidR="006555FD" w:rsidRPr="00082DD9">
          <w:rPr>
            <w:rStyle w:val="Hyperlink"/>
            <w:rFonts w:asciiTheme="minorHAnsi" w:hAnsiTheme="minorHAnsi"/>
          </w:rPr>
          <w:t>storage</w:t>
        </w:r>
      </w:hyperlink>
      <w:r w:rsidR="006555FD" w:rsidRPr="00082DD9">
        <w:t xml:space="preserve"> </w:t>
      </w:r>
    </w:p>
    <w:p w14:paraId="030BA92F" w14:textId="331FCFEE" w:rsidR="006555FD" w:rsidRPr="00082DD9" w:rsidRDefault="009532A7" w:rsidP="00082DD9">
      <w:pPr>
        <w:pStyle w:val="Caption"/>
        <w:spacing w:after="0"/>
        <w:rPr>
          <w:rStyle w:val="Hyperlink"/>
          <w:rFonts w:cs="Arial"/>
          <w:szCs w:val="24"/>
        </w:rPr>
      </w:pPr>
      <w:hyperlink r:id="rId35" w:history="1">
        <w:r w:rsidR="006555FD" w:rsidRPr="00082DD9">
          <w:rPr>
            <w:rStyle w:val="Hyperlink"/>
            <w:rFonts w:asciiTheme="minorHAnsi" w:hAnsiTheme="minorHAnsi"/>
          </w:rPr>
          <w:t>https</w:t>
        </w:r>
        <w:r w:rsidR="006555FD" w:rsidRPr="00082DD9">
          <w:rPr>
            <w:rStyle w:val="Hyperlink"/>
            <w:rFonts w:cs="Arial"/>
            <w:szCs w:val="24"/>
          </w:rPr>
          <w:t>://developer.hpe.com/platform/hpe-3par/home</w:t>
        </w:r>
      </w:hyperlink>
    </w:p>
    <w:p w14:paraId="1DD7DE19" w14:textId="77777777" w:rsidR="001F2B1E" w:rsidRPr="006555FD" w:rsidRDefault="001F2B1E">
      <w:pPr>
        <w:pStyle w:val="BackPageLearnmoreatURL12pt"/>
        <w:rPr>
          <w:rStyle w:val="Hyperlink"/>
          <w:rFonts w:cs="Arial"/>
          <w:b w:val="0"/>
          <w:szCs w:val="24"/>
        </w:rPr>
      </w:pPr>
    </w:p>
    <w:sectPr w:rsidR="001F2B1E" w:rsidRPr="006555FD" w:rsidSect="00F53C8D">
      <w:headerReference w:type="even" r:id="rId36"/>
      <w:headerReference w:type="default" r:id="rId37"/>
      <w:footerReference w:type="even" r:id="rId38"/>
      <w:footerReference w:type="default" r:id="rId39"/>
      <w:footerReference w:type="first" r:id="rId40"/>
      <w:pgSz w:w="12240" w:h="15840" w:code="1"/>
      <w:pgMar w:top="1800" w:right="720" w:bottom="720" w:left="720" w:header="360" w:footer="576"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E9BD9" w14:textId="77777777" w:rsidR="009532A7" w:rsidRDefault="009532A7">
      <w:r>
        <w:separator/>
      </w:r>
    </w:p>
    <w:p w14:paraId="26DDA73B" w14:textId="77777777" w:rsidR="009532A7" w:rsidRDefault="009532A7"/>
    <w:p w14:paraId="20653C48" w14:textId="77777777" w:rsidR="009532A7" w:rsidRDefault="009532A7"/>
    <w:p w14:paraId="66C65252" w14:textId="77777777" w:rsidR="009532A7" w:rsidRDefault="009532A7"/>
    <w:p w14:paraId="61510E85" w14:textId="77777777" w:rsidR="009532A7" w:rsidRDefault="009532A7"/>
    <w:p w14:paraId="7DA6F262" w14:textId="77777777" w:rsidR="009532A7" w:rsidRDefault="009532A7"/>
    <w:p w14:paraId="08AD934A" w14:textId="77777777" w:rsidR="009532A7" w:rsidRDefault="009532A7"/>
    <w:p w14:paraId="05F830C3" w14:textId="77777777" w:rsidR="009532A7" w:rsidRDefault="009532A7"/>
  </w:endnote>
  <w:endnote w:type="continuationSeparator" w:id="0">
    <w:p w14:paraId="6F94EAFB" w14:textId="77777777" w:rsidR="009532A7" w:rsidRDefault="009532A7">
      <w:r>
        <w:continuationSeparator/>
      </w:r>
    </w:p>
    <w:p w14:paraId="3F0790C6" w14:textId="77777777" w:rsidR="009532A7" w:rsidRDefault="009532A7"/>
    <w:p w14:paraId="2049E3DC" w14:textId="77777777" w:rsidR="009532A7" w:rsidRDefault="009532A7"/>
    <w:p w14:paraId="4DB71FED" w14:textId="77777777" w:rsidR="009532A7" w:rsidRDefault="009532A7"/>
    <w:p w14:paraId="05509900" w14:textId="77777777" w:rsidR="009532A7" w:rsidRDefault="009532A7"/>
    <w:p w14:paraId="000A3692" w14:textId="77777777" w:rsidR="009532A7" w:rsidRDefault="009532A7"/>
    <w:p w14:paraId="22DC40E7" w14:textId="77777777" w:rsidR="009532A7" w:rsidRDefault="009532A7"/>
    <w:p w14:paraId="76B2AACB" w14:textId="77777777" w:rsidR="009532A7" w:rsidRDefault="009532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ric Light">
    <w:altName w:val="Segoe Script"/>
    <w:charset w:val="00"/>
    <w:family w:val="auto"/>
    <w:pitch w:val="variable"/>
    <w:sig w:usb0="00000001"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HP Simplified Light">
    <w:altName w:val="Calibri"/>
    <w:panose1 w:val="020B0404020204020204"/>
    <w:charset w:val="00"/>
    <w:family w:val="swiss"/>
    <w:pitch w:val="variable"/>
    <w:sig w:usb0="A00000AF" w:usb1="5000205B" w:usb2="00000000" w:usb3="00000000" w:csb0="00000093" w:csb1="00000000"/>
  </w:font>
  <w:font w:name="HP Simplified">
    <w:altName w:val="Arial"/>
    <w:panose1 w:val="020B0604020204020204"/>
    <w:charset w:val="00"/>
    <w:family w:val="swiss"/>
    <w:pitch w:val="variable"/>
    <w:sig w:usb0="A00000AF" w:usb1="5000205B" w:usb2="00000000" w:usb3="00000000" w:csb0="00000093" w:csb1="00000000"/>
  </w:font>
  <w:font w:name="Arial Bold">
    <w:altName w:val="Arial"/>
    <w:panose1 w:val="020B0704020202020204"/>
    <w:charset w:val="00"/>
    <w:family w:val="roman"/>
    <w:pitch w:val="default"/>
    <w:embedRegular r:id="rId1" w:fontKey="{E805288F-999F-44C3-959C-F05A6F031F82}"/>
    <w:embedBold r:id="rId2" w:fontKey="{8E0A7936-6640-4004-80E6-55B5437DB2C0}"/>
  </w:font>
  <w:font w:name="Metric Medium">
    <w:charset w:val="00"/>
    <w:family w:val="auto"/>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etric Semibold">
    <w:charset w:val="00"/>
    <w:family w:val="auto"/>
    <w:pitch w:val="variable"/>
    <w:sig w:usb0="00000007" w:usb1="00000000" w:usb2="00000000" w:usb3="00000000" w:csb0="00000093" w:csb1="00000000"/>
  </w:font>
  <w:font w:name="Segoe Script">
    <w:panose1 w:val="020B0504020000000003"/>
    <w:charset w:val="00"/>
    <w:family w:val="swiss"/>
    <w:pitch w:val="variable"/>
    <w:sig w:usb0="0000028F" w:usb1="00000000" w:usb2="00000000" w:usb3="00000000" w:csb0="0000009F" w:csb1="00000000"/>
  </w:font>
  <w:font w:name="SimplePro-Light">
    <w:altName w:val="Courier New"/>
    <w:charset w:val="00"/>
    <w:family w:val="modern"/>
    <w:pitch w:val="fixed"/>
    <w:sig w:usb0="00000001" w:usb1="4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3" w:fontKey="{F5A2ADFC-8248-465A-A1ED-716C12DC9B71}"/>
    <w:embedBold r:id="rId4" w:fontKey="{BA42D3DD-0C86-4453-90A5-2750FD33916B}"/>
  </w:font>
  <w:font w:name="SimplePro">
    <w:altName w:val="Courier New"/>
    <w:charset w:val="00"/>
    <w:family w:val="modern"/>
    <w:pitch w:val="fixed"/>
    <w:sig w:usb0="00000001" w:usb1="4000204A" w:usb2="00000000" w:usb3="00000000" w:csb0="00000093" w:csb1="00000000"/>
  </w:font>
  <w:font w:name="Consolas">
    <w:panose1 w:val="020B0609020204030204"/>
    <w:charset w:val="00"/>
    <w:family w:val="modern"/>
    <w:pitch w:val="fixed"/>
    <w:sig w:usb0="E10002FF" w:usb1="4000FCFF" w:usb2="00000009" w:usb3="00000000" w:csb0="0000019F" w:csb1="00000000"/>
    <w:embedRegular r:id="rId5" w:fontKey="{29931BB0-B28D-4512-887F-4BB1214B6A33}"/>
    <w:embedBold r:id="rId6" w:fontKey="{1F71A840-8240-48CC-82EF-364980E04FBB}"/>
    <w:embedItalic r:id="rId7" w:fontKey="{A3DCD229-33EF-4F6D-B870-91C1D99006FC}"/>
  </w:font>
  <w:font w:name="SimpleRegular">
    <w:charset w:val="00"/>
    <w:family w:val="modern"/>
    <w:pitch w:val="fixed"/>
    <w:sig w:usb0="800000AF" w:usb1="5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5711939"/>
      <w:docPartObj>
        <w:docPartGallery w:val="Page Numbers (Bottom of Page)"/>
        <w:docPartUnique/>
      </w:docPartObj>
    </w:sdtPr>
    <w:sdtEndPr>
      <w:rPr>
        <w:noProof/>
      </w:rPr>
    </w:sdtEndPr>
    <w:sdtContent>
      <w:p w14:paraId="64A8792A" w14:textId="77777777" w:rsidR="000A1DD6" w:rsidRDefault="000A1D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A8792B" w14:textId="77777777" w:rsidR="000A1DD6" w:rsidRDefault="000A1DD6"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2C" w14:textId="77777777" w:rsidR="000A1DD6" w:rsidRPr="006375AE" w:rsidRDefault="000A1DD6" w:rsidP="00022B19">
    <w:pPr>
      <w:pStyle w:val="PageNumbers"/>
    </w:pPr>
  </w:p>
  <w:p w14:paraId="64A8792D" w14:textId="77777777" w:rsidR="000A1DD6" w:rsidRPr="00AE7069" w:rsidRDefault="000A1DD6"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4400385"/>
      <w:docPartObj>
        <w:docPartGallery w:val="Page Numbers (Bottom of Page)"/>
        <w:docPartUnique/>
      </w:docPartObj>
    </w:sdtPr>
    <w:sdtEndPr/>
    <w:sdtContent>
      <w:sdt>
        <w:sdtPr>
          <w:id w:val="1290315179"/>
          <w:docPartObj>
            <w:docPartGallery w:val="Page Numbers (Bottom of Page)"/>
            <w:docPartUnique/>
          </w:docPartObj>
        </w:sdtPr>
        <w:sdtEndPr>
          <w:rPr>
            <w:rFonts w:ascii="SimpleRegular" w:hAnsi="SimpleRegular"/>
            <w:sz w:val="14"/>
            <w:szCs w:val="14"/>
          </w:rPr>
        </w:sdtEndPr>
        <w:sdtContent>
          <w:p w14:paraId="64A87938" w14:textId="77777777" w:rsidR="000A1DD6" w:rsidRPr="00DD7AFE" w:rsidRDefault="000A1DD6" w:rsidP="00983BAF">
            <w:pPr>
              <w:rPr>
                <w:rFonts w:ascii="SimpleRegular" w:hAnsi="SimpleRegular"/>
                <w:sz w:val="14"/>
                <w:szCs w:val="14"/>
              </w:rPr>
            </w:pPr>
          </w:p>
          <w:p w14:paraId="64A87939" w14:textId="77777777" w:rsidR="000A1DD6" w:rsidRPr="006375AE" w:rsidRDefault="000A1DD6" w:rsidP="0037305E">
            <w:pPr>
              <w:jc w:val="right"/>
              <w:rPr>
                <w:rFonts w:ascii="SimpleRegular" w:hAnsi="SimpleRegular"/>
                <w:sz w:val="14"/>
                <w:szCs w:val="14"/>
              </w:rPr>
            </w:pPr>
            <w:r>
              <w:rPr>
                <w:rFonts w:ascii="SimpleRegular" w:hAnsi="SimpleRegular"/>
                <w:sz w:val="14"/>
                <w:szCs w:val="14"/>
              </w:rPr>
              <w:t xml:space="preserve">Page </w:t>
            </w:r>
            <w:r w:rsidRPr="006375AE">
              <w:rPr>
                <w:rFonts w:ascii="SimpleRegular" w:hAnsi="SimpleRegular"/>
                <w:sz w:val="14"/>
                <w:szCs w:val="14"/>
              </w:rPr>
              <w:fldChar w:fldCharType="begin"/>
            </w:r>
            <w:r w:rsidRPr="006375AE">
              <w:rPr>
                <w:rFonts w:ascii="SimpleRegular" w:hAnsi="SimpleRegular"/>
                <w:sz w:val="14"/>
                <w:szCs w:val="14"/>
              </w:rPr>
              <w:instrText xml:space="preserve"> PAGE   \* MERGEFORMAT </w:instrText>
            </w:r>
            <w:r w:rsidRPr="006375AE">
              <w:rPr>
                <w:rFonts w:ascii="SimpleRegular" w:hAnsi="SimpleRegular"/>
                <w:sz w:val="14"/>
                <w:szCs w:val="14"/>
              </w:rPr>
              <w:fldChar w:fldCharType="separate"/>
            </w:r>
            <w:r>
              <w:rPr>
                <w:rFonts w:ascii="SimpleRegular" w:hAnsi="SimpleRegular"/>
                <w:noProof/>
                <w:sz w:val="14"/>
                <w:szCs w:val="14"/>
              </w:rPr>
              <w:t>4</w:t>
            </w:r>
            <w:r w:rsidRPr="006375AE">
              <w:rPr>
                <w:rFonts w:ascii="SimpleRegular" w:hAnsi="SimpleRegular"/>
                <w:noProof/>
                <w:sz w:val="14"/>
                <w:szCs w:val="14"/>
              </w:rPr>
              <w:fldChar w:fldCharType="end"/>
            </w:r>
          </w:p>
        </w:sdtContent>
      </w:sdt>
      <w:p w14:paraId="64A8793A" w14:textId="77777777" w:rsidR="000A1DD6" w:rsidRDefault="009532A7"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3B" w14:textId="77777777" w:rsidR="000A1DD6" w:rsidRPr="005529F4" w:rsidRDefault="000A1DD6"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3D" w14:textId="77777777" w:rsidR="000A1DD6" w:rsidRPr="005529F4" w:rsidRDefault="000A1DD6"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44" w14:textId="77777777" w:rsidR="000A1DD6" w:rsidRPr="003A4979" w:rsidRDefault="000A1DD6" w:rsidP="003A497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0A1DD6" w:rsidRPr="00917C6B" w14:paraId="64A87948" w14:textId="77777777" w:rsidTr="009D2085">
      <w:trPr>
        <w:trHeight w:val="320"/>
      </w:trPr>
      <w:tc>
        <w:tcPr>
          <w:tcW w:w="2545" w:type="dxa"/>
          <w:vMerge w:val="restart"/>
          <w:tcMar>
            <w:left w:w="0" w:type="dxa"/>
          </w:tcMar>
          <w:vAlign w:val="center"/>
        </w:tcPr>
        <w:p w14:paraId="64A87945" w14:textId="77777777" w:rsidR="000A1DD6" w:rsidRPr="00917C6B" w:rsidRDefault="000A1DD6" w:rsidP="00A57997">
          <w:pPr>
            <w:rPr>
              <w:sz w:val="20"/>
            </w:rPr>
          </w:pPr>
          <w:r w:rsidRPr="00C33414">
            <w:rPr>
              <w:noProof/>
            </w:rPr>
            <w:drawing>
              <wp:anchor distT="0" distB="0" distL="114300" distR="114300" simplePos="0" relativeHeight="251677696" behindDoc="0" locked="0" layoutInCell="1" allowOverlap="1" wp14:anchorId="64A8795B" wp14:editId="64A8795C">
                <wp:simplePos x="0" y="0"/>
                <wp:positionH relativeFrom="page">
                  <wp:posOffset>2540</wp:posOffset>
                </wp:positionH>
                <wp:positionV relativeFrom="page">
                  <wp:posOffset>1645920</wp:posOffset>
                </wp:positionV>
                <wp:extent cx="1115568" cy="466344"/>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14:paraId="64A87946" w14:textId="77777777" w:rsidR="000A1DD6" w:rsidRPr="00917C6B" w:rsidRDefault="000A1DD6" w:rsidP="00A57997">
          <w:pPr>
            <w:rPr>
              <w:sz w:val="20"/>
            </w:rPr>
          </w:pPr>
        </w:p>
      </w:tc>
      <w:tc>
        <w:tcPr>
          <w:tcW w:w="7293" w:type="dxa"/>
          <w:vMerge w:val="restart"/>
          <w:tcMar>
            <w:left w:w="0" w:type="dxa"/>
            <w:bottom w:w="0" w:type="dxa"/>
          </w:tcMar>
          <w:vAlign w:val="bottom"/>
        </w:tcPr>
        <w:p w14:paraId="64A87947" w14:textId="77777777" w:rsidR="000A1DD6" w:rsidRPr="00917C6B" w:rsidRDefault="000A1DD6" w:rsidP="00A57997"/>
      </w:tc>
    </w:tr>
    <w:tr w:rsidR="000A1DD6" w:rsidRPr="00917C6B" w14:paraId="64A8794C" w14:textId="77777777" w:rsidTr="009D2085">
      <w:trPr>
        <w:trHeight w:val="320"/>
      </w:trPr>
      <w:tc>
        <w:tcPr>
          <w:tcW w:w="2545" w:type="dxa"/>
          <w:vMerge/>
          <w:tcMar>
            <w:top w:w="115" w:type="dxa"/>
            <w:left w:w="0" w:type="dxa"/>
            <w:right w:w="0" w:type="dxa"/>
          </w:tcMar>
          <w:vAlign w:val="center"/>
        </w:tcPr>
        <w:p w14:paraId="64A87949" w14:textId="77777777" w:rsidR="000A1DD6" w:rsidRPr="00917C6B" w:rsidRDefault="000A1DD6" w:rsidP="00A57997"/>
      </w:tc>
      <w:tc>
        <w:tcPr>
          <w:tcW w:w="962" w:type="dxa"/>
          <w:tcMar>
            <w:top w:w="115" w:type="dxa"/>
            <w:right w:w="0" w:type="dxa"/>
          </w:tcMar>
        </w:tcPr>
        <w:p w14:paraId="64A8794A" w14:textId="77777777" w:rsidR="000A1DD6" w:rsidRPr="00917C6B" w:rsidRDefault="000A1DD6" w:rsidP="00A57997"/>
      </w:tc>
      <w:tc>
        <w:tcPr>
          <w:tcW w:w="7293" w:type="dxa"/>
          <w:vMerge/>
          <w:tcMar>
            <w:top w:w="115" w:type="dxa"/>
            <w:left w:w="0" w:type="dxa"/>
            <w:bottom w:w="144" w:type="dxa"/>
            <w:right w:w="0" w:type="dxa"/>
          </w:tcMar>
          <w:vAlign w:val="bottom"/>
        </w:tcPr>
        <w:p w14:paraId="64A8794B" w14:textId="77777777" w:rsidR="000A1DD6" w:rsidRPr="00917C6B" w:rsidRDefault="000A1DD6" w:rsidP="00A57997">
          <w:pPr>
            <w:rPr>
              <w:noProof/>
            </w:rPr>
          </w:pPr>
        </w:p>
      </w:tc>
    </w:tr>
    <w:tr w:rsidR="000A1DD6" w:rsidRPr="00917C6B" w14:paraId="64A87950" w14:textId="77777777" w:rsidTr="009D2085">
      <w:trPr>
        <w:trHeight w:val="53"/>
      </w:trPr>
      <w:tc>
        <w:tcPr>
          <w:tcW w:w="2545" w:type="dxa"/>
          <w:vMerge/>
          <w:tcMar>
            <w:top w:w="115" w:type="dxa"/>
            <w:left w:w="0" w:type="dxa"/>
          </w:tcMar>
          <w:vAlign w:val="center"/>
        </w:tcPr>
        <w:p w14:paraId="64A8794D" w14:textId="77777777" w:rsidR="000A1DD6" w:rsidRPr="00917C6B" w:rsidRDefault="000A1DD6" w:rsidP="00A57997"/>
      </w:tc>
      <w:tc>
        <w:tcPr>
          <w:tcW w:w="962" w:type="dxa"/>
        </w:tcPr>
        <w:p w14:paraId="64A8794E" w14:textId="77777777" w:rsidR="000A1DD6" w:rsidRPr="00917C6B" w:rsidRDefault="000A1DD6" w:rsidP="00A57997"/>
      </w:tc>
      <w:tc>
        <w:tcPr>
          <w:tcW w:w="7293" w:type="dxa"/>
          <w:vMerge/>
          <w:tcBorders>
            <w:bottom w:val="single" w:sz="18" w:space="0" w:color="auto"/>
          </w:tcBorders>
          <w:tcMar>
            <w:left w:w="0" w:type="dxa"/>
            <w:bottom w:w="144" w:type="dxa"/>
          </w:tcMar>
          <w:vAlign w:val="bottom"/>
        </w:tcPr>
        <w:p w14:paraId="64A8794F" w14:textId="77777777" w:rsidR="000A1DD6" w:rsidRPr="00917C6B" w:rsidRDefault="000A1DD6" w:rsidP="00A57997">
          <w:pPr>
            <w:rPr>
              <w:noProof/>
            </w:rPr>
          </w:pPr>
        </w:p>
      </w:tc>
    </w:tr>
    <w:tr w:rsidR="000A1DD6" w:rsidRPr="00917C6B" w14:paraId="64A87956" w14:textId="77777777" w:rsidTr="009D2085">
      <w:tc>
        <w:tcPr>
          <w:tcW w:w="2545" w:type="dxa"/>
          <w:vMerge/>
          <w:tcMar>
            <w:left w:w="0" w:type="dxa"/>
          </w:tcMar>
        </w:tcPr>
        <w:p w14:paraId="64A87951" w14:textId="77777777" w:rsidR="000A1DD6" w:rsidRPr="00917C6B" w:rsidRDefault="000A1DD6" w:rsidP="00A57997">
          <w:pPr>
            <w:pStyle w:val="BackPageLegal7pt"/>
          </w:pPr>
        </w:p>
      </w:tc>
      <w:tc>
        <w:tcPr>
          <w:tcW w:w="962" w:type="dxa"/>
        </w:tcPr>
        <w:p w14:paraId="64A87952" w14:textId="77777777" w:rsidR="000A1DD6" w:rsidRPr="00917C6B" w:rsidRDefault="000A1DD6" w:rsidP="00A57997">
          <w:pPr>
            <w:pStyle w:val="BackPageLegal7pt"/>
          </w:pPr>
        </w:p>
      </w:tc>
      <w:tc>
        <w:tcPr>
          <w:tcW w:w="7293" w:type="dxa"/>
          <w:tcBorders>
            <w:top w:val="single" w:sz="18" w:space="0" w:color="auto"/>
          </w:tcBorders>
          <w:tcMar>
            <w:top w:w="72" w:type="dxa"/>
            <w:left w:w="0" w:type="dxa"/>
          </w:tcMar>
        </w:tcPr>
        <w:p w14:paraId="64A87953" w14:textId="77777777" w:rsidR="000A1DD6" w:rsidRDefault="000A1DD6" w:rsidP="00154336">
          <w:pPr>
            <w:pStyle w:val="BackPageLegal7pt"/>
            <w:spacing w:line="180" w:lineRule="atLeast"/>
          </w:pPr>
          <w:r>
            <w:t>© Copyright 2016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14:paraId="64A87954" w14:textId="77777777" w:rsidR="000A1DD6" w:rsidRDefault="000A1DD6" w:rsidP="00154336">
          <w:pPr>
            <w:pStyle w:val="BackPageLegal7pt"/>
            <w:spacing w:line="180" w:lineRule="atLeast"/>
          </w:pPr>
          <w:r>
            <w:t>This document contains confidential and/or legally privileged information. It is intended for Hewlett Packard Enterprise and Channel Partner Internal Use only. If you are not an intended recipient as identified on the front cover of this document, you are strictly prohibited from reviewing, redistributing, disseminating, or in any other way using or relying on the contents of this document.</w:t>
          </w:r>
        </w:p>
        <w:p w14:paraId="64A87955" w14:textId="77777777" w:rsidR="000A1DD6" w:rsidRPr="00917C6B" w:rsidRDefault="000A1DD6" w:rsidP="00A57997">
          <w:pPr>
            <w:pStyle w:val="BackPageLegal7pt"/>
            <w:spacing w:after="300"/>
          </w:pPr>
          <w:r w:rsidRPr="00917C6B">
            <w:rPr>
              <w:noProof/>
            </w:rPr>
            <w:drawing>
              <wp:anchor distT="0" distB="0" distL="114300" distR="114300" simplePos="0" relativeHeight="251673600" behindDoc="0" locked="0" layoutInCell="1" allowOverlap="1" wp14:anchorId="64A8795D" wp14:editId="64A8795E">
                <wp:simplePos x="0" y="0"/>
                <wp:positionH relativeFrom="page">
                  <wp:posOffset>6750050</wp:posOffset>
                </wp:positionH>
                <wp:positionV relativeFrom="page">
                  <wp:posOffset>9025255</wp:posOffset>
                </wp:positionV>
                <wp:extent cx="579120" cy="579120"/>
                <wp:effectExtent l="0" t="0" r="0" b="0"/>
                <wp:wrapNone/>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2">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arto="http://schemas.microsoft.com/office/word/2006/arto" xmlns:cx="http://schemas.microsoft.com/office/drawing/2014/chartex" xmlns:cx1="http://schemas.microsoft.com/office/drawing/2015/9/8/chartex" xmlns:w16se="http://schemas.microsoft.com/office/word/2015/wordml/symex"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917C6B">
            <w:t>4AA4-xxxxENW, Month 20XX</w:t>
          </w:r>
        </w:p>
      </w:tc>
    </w:tr>
  </w:tbl>
  <w:p w14:paraId="64A87957" w14:textId="77777777" w:rsidR="000A1DD6" w:rsidRPr="007D7BA2" w:rsidRDefault="000A1DD6"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58" w14:textId="77777777" w:rsidR="000A1DD6" w:rsidRPr="003A4979" w:rsidRDefault="000A1DD6" w:rsidP="003A49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BE0CA" w14:textId="77777777" w:rsidR="009532A7" w:rsidRDefault="009532A7"/>
    <w:p w14:paraId="689BACA0" w14:textId="77777777" w:rsidR="009532A7" w:rsidRDefault="009532A7"/>
    <w:p w14:paraId="373A7115" w14:textId="77777777" w:rsidR="009532A7" w:rsidRDefault="009532A7"/>
    <w:p w14:paraId="58110F3D" w14:textId="77777777" w:rsidR="009532A7" w:rsidRDefault="009532A7"/>
  </w:footnote>
  <w:footnote w:type="continuationSeparator" w:id="0">
    <w:p w14:paraId="27213D0D" w14:textId="77777777" w:rsidR="009532A7" w:rsidRDefault="009532A7">
      <w:r>
        <w:continuationSeparator/>
      </w:r>
    </w:p>
    <w:p w14:paraId="412FD172" w14:textId="77777777" w:rsidR="009532A7" w:rsidRDefault="009532A7"/>
    <w:p w14:paraId="6282E551" w14:textId="77777777" w:rsidR="009532A7" w:rsidRDefault="009532A7"/>
    <w:p w14:paraId="52A44BA3" w14:textId="77777777" w:rsidR="009532A7" w:rsidRDefault="009532A7"/>
    <w:p w14:paraId="03F685AF" w14:textId="77777777" w:rsidR="009532A7" w:rsidRDefault="009532A7"/>
    <w:p w14:paraId="23733968" w14:textId="77777777" w:rsidR="009532A7" w:rsidRDefault="009532A7"/>
    <w:p w14:paraId="166E126A" w14:textId="77777777" w:rsidR="009532A7" w:rsidRDefault="009532A7"/>
    <w:p w14:paraId="17C538DD" w14:textId="77777777" w:rsidR="009532A7" w:rsidRDefault="009532A7"/>
  </w:footnote>
  <w:footnote w:type="continuationNotice" w:id="1">
    <w:p w14:paraId="548D096F" w14:textId="77777777" w:rsidR="009532A7" w:rsidRDefault="009532A7"/>
    <w:p w14:paraId="41AFBED7" w14:textId="77777777" w:rsidR="009532A7" w:rsidRDefault="009532A7"/>
    <w:p w14:paraId="0E391DF1" w14:textId="77777777" w:rsidR="009532A7" w:rsidRDefault="009532A7"/>
    <w:p w14:paraId="403E663D" w14:textId="77777777" w:rsidR="009532A7" w:rsidRDefault="009532A7"/>
    <w:p w14:paraId="34E51B23" w14:textId="77777777" w:rsidR="009532A7" w:rsidRDefault="009532A7"/>
    <w:p w14:paraId="544ED38C" w14:textId="77777777" w:rsidR="009532A7" w:rsidRDefault="009532A7"/>
    <w:p w14:paraId="6F1686C9" w14:textId="77777777" w:rsidR="009532A7" w:rsidRDefault="009532A7"/>
    <w:p w14:paraId="4E3DC08F" w14:textId="77777777" w:rsidR="009532A7" w:rsidRDefault="009532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28" w14:textId="77777777" w:rsidR="000A1DD6" w:rsidRPr="009F2FD1" w:rsidRDefault="000A1DD6"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29" w14:textId="77777777" w:rsidR="000A1DD6" w:rsidRPr="00A57997" w:rsidRDefault="000A1DD6" w:rsidP="00EF7C6B">
    <w:pPr>
      <w:pStyle w:val="CoverSubtitle"/>
      <w:tabs>
        <w:tab w:val="right" w:pos="10710"/>
      </w:tabs>
      <w:spacing w:after="0" w:line="240" w:lineRule="auto"/>
      <w:ind w:left="0" w:right="54"/>
      <w:rPr>
        <w:rFonts w:ascii="SimplePro" w:hAnsi="SimplePro"/>
        <w:sz w:val="18"/>
      </w:rPr>
    </w:pPr>
    <w:r>
      <w:rPr>
        <w:rStyle w:val="CoverDocumentType10ptChar"/>
      </w:rPr>
      <w:t>Document type</w:t>
    </w:r>
    <w:r>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2E" w14:textId="77777777" w:rsidR="000A1DD6" w:rsidRPr="003A48E7" w:rsidRDefault="000A1DD6">
    <w:pPr>
      <w:pStyle w:val="Header"/>
      <w:rPr>
        <w:rFonts w:ascii="Arial" w:hAnsi="Arial" w:cs="Arial"/>
      </w:rPr>
    </w:pPr>
    <w:r w:rsidRPr="003A48E7">
      <w:rPr>
        <w:rFonts w:ascii="Arial" w:hAnsi="Arial" w:cs="Arial"/>
        <w:noProof/>
      </w:rPr>
      <w:drawing>
        <wp:anchor distT="0" distB="0" distL="114300" distR="114300" simplePos="0" relativeHeight="251681792" behindDoc="1" locked="0" layoutInCell="1" allowOverlap="1" wp14:anchorId="64A87959" wp14:editId="64A8795A">
          <wp:simplePos x="0" y="0"/>
          <wp:positionH relativeFrom="margin">
            <wp:posOffset>-114935</wp:posOffset>
          </wp:positionH>
          <wp:positionV relativeFrom="paragraph">
            <wp:posOffset>94615</wp:posOffset>
          </wp:positionV>
          <wp:extent cx="6863080" cy="100415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863080" cy="100415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37" w14:textId="0DB7CA68" w:rsidR="000A1DD6" w:rsidRPr="00FD0131" w:rsidRDefault="000A1DD6" w:rsidP="00C16FCB">
    <w:pPr>
      <w:pStyle w:val="CoverSubtitle"/>
      <w:tabs>
        <w:tab w:val="right" w:pos="10710"/>
      </w:tabs>
      <w:spacing w:before="240" w:after="0" w:line="240" w:lineRule="auto"/>
      <w:ind w:left="0" w:right="58"/>
      <w:rPr>
        <w:sz w:val="18"/>
      </w:rPr>
    </w:pPr>
    <w:r>
      <w:rPr>
        <w:rStyle w:val="CoverDocumentType10ptChar"/>
      </w:rPr>
      <w:t>Document type</w:t>
    </w:r>
    <w:r>
      <w:rPr>
        <w:rStyle w:val="CoverDocumentType10ptChar"/>
      </w:rPr>
      <w:tab/>
    </w:r>
    <w:r w:rsidRPr="00FD0131">
      <w:rPr>
        <w:sz w:val="18"/>
      </w:rPr>
      <w:t xml:space="preserve">Page </w:t>
    </w:r>
    <w:r w:rsidRPr="00FD0131">
      <w:rPr>
        <w:sz w:val="18"/>
      </w:rPr>
      <w:fldChar w:fldCharType="begin"/>
    </w:r>
    <w:r w:rsidRPr="00FD0131">
      <w:rPr>
        <w:sz w:val="18"/>
      </w:rPr>
      <w:instrText xml:space="preserve"> PAGE   \* MERGEFORMAT </w:instrText>
    </w:r>
    <w:r w:rsidRPr="00FD0131">
      <w:rPr>
        <w:sz w:val="18"/>
      </w:rPr>
      <w:fldChar w:fldCharType="separate"/>
    </w:r>
    <w:r w:rsidR="00DE56E8">
      <w:rPr>
        <w:noProof/>
        <w:sz w:val="18"/>
      </w:rPr>
      <w:t>11</w:t>
    </w:r>
    <w:r w:rsidRPr="00FD0131">
      <w:rPr>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3C" w14:textId="5085CAAA" w:rsidR="000A1DD6" w:rsidRPr="00A57997" w:rsidRDefault="000A1DD6" w:rsidP="00C16FCB">
    <w:pPr>
      <w:pStyle w:val="CoverSubtitle"/>
      <w:tabs>
        <w:tab w:val="right" w:pos="10710"/>
      </w:tabs>
      <w:spacing w:before="240" w:after="0" w:line="240" w:lineRule="auto"/>
      <w:ind w:left="0" w:right="58"/>
      <w:rPr>
        <w:rFonts w:ascii="SimplePro" w:hAnsi="SimplePro"/>
        <w:sz w:val="18"/>
      </w:rPr>
    </w:pPr>
    <w:r>
      <w:rPr>
        <w:rStyle w:val="CoverDocumentType10ptChar"/>
      </w:rPr>
      <w:t>Document type</w:t>
    </w:r>
    <w:r>
      <w:rPr>
        <w:rStyle w:val="CoverDocumentType10ptChar"/>
      </w:rPr>
      <w:tab/>
    </w:r>
    <w:r w:rsidRPr="00FD0131">
      <w:rPr>
        <w:rFonts w:cs="Arial"/>
        <w:sz w:val="18"/>
      </w:rPr>
      <w:t xml:space="preserve">Page </w:t>
    </w:r>
    <w:r w:rsidRPr="00FD0131">
      <w:rPr>
        <w:rFonts w:cs="Arial"/>
        <w:sz w:val="18"/>
      </w:rPr>
      <w:fldChar w:fldCharType="begin"/>
    </w:r>
    <w:r w:rsidRPr="00FD0131">
      <w:rPr>
        <w:rFonts w:cs="Arial"/>
        <w:sz w:val="18"/>
      </w:rPr>
      <w:instrText xml:space="preserve"> PAGE   \* MERGEFORMAT </w:instrText>
    </w:r>
    <w:r w:rsidRPr="00FD0131">
      <w:rPr>
        <w:rFonts w:cs="Arial"/>
        <w:sz w:val="18"/>
      </w:rPr>
      <w:fldChar w:fldCharType="separate"/>
    </w:r>
    <w:r w:rsidR="00DE56E8">
      <w:rPr>
        <w:rFonts w:cs="Arial"/>
        <w:noProof/>
        <w:sz w:val="18"/>
      </w:rPr>
      <w:t>3</w:t>
    </w:r>
    <w:r w:rsidRPr="00FD0131">
      <w:rPr>
        <w:rFonts w:cs="Arial"/>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3E" w14:textId="77777777" w:rsidR="000A1DD6" w:rsidRDefault="000A1DD6" w:rsidP="008E412C">
    <w:pPr>
      <w:pStyle w:val="MISCTitleDescriptorinheader11ptLight"/>
    </w:pPr>
    <w:r w:rsidRPr="00793BF0">
      <w:t>Technical white paper</w:t>
    </w:r>
    <w:r w:rsidRPr="00F40566">
      <w:t xml:space="preserve"> Product, solution, or service</w:t>
    </w:r>
  </w:p>
  <w:p w14:paraId="64A8793F" w14:textId="77777777" w:rsidR="000A1DD6" w:rsidRDefault="000A1DD6"/>
  <w:p w14:paraId="64A87940" w14:textId="77777777" w:rsidR="000A1DD6" w:rsidRDefault="000A1DD6"/>
  <w:p w14:paraId="64A87941" w14:textId="77777777" w:rsidR="000A1DD6" w:rsidRDefault="000A1DD6"/>
  <w:p w14:paraId="64A87942" w14:textId="77777777" w:rsidR="000A1DD6" w:rsidRDefault="000A1DD6"/>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87943" w14:textId="77777777" w:rsidR="000A1DD6" w:rsidRPr="005649A6" w:rsidRDefault="000A1DD6" w:rsidP="00C16FCB">
    <w:pPr>
      <w:pStyle w:val="CoverSubtitle"/>
      <w:tabs>
        <w:tab w:val="right" w:pos="10710"/>
      </w:tabs>
      <w:spacing w:before="240" w:after="0" w:line="240" w:lineRule="auto"/>
      <w:ind w:left="0" w:right="58"/>
      <w:rPr>
        <w:rFonts w:ascii="SimplePro" w:hAnsi="SimplePro"/>
        <w:sz w:val="18"/>
      </w:rPr>
    </w:pPr>
    <w:r>
      <w:rPr>
        <w:rStyle w:val="CoverDocumentType10ptChar"/>
      </w:rPr>
      <w:t>Document title</w:t>
    </w:r>
    <w:r>
      <w:rPr>
        <w:rStyle w:val="CoverDocumentType10ptChar"/>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526FC8"/>
    <w:multiLevelType w:val="hybridMultilevel"/>
    <w:tmpl w:val="5BF08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2022D7"/>
    <w:multiLevelType w:val="hybridMultilevel"/>
    <w:tmpl w:val="D7009FB2"/>
    <w:lvl w:ilvl="0" w:tplc="DA7A04C2">
      <w:start w:val="1"/>
      <w:numFmt w:val="bullet"/>
      <w:pStyle w:val="BulletLevel2"/>
      <w:lvlText w:val="–"/>
      <w:lvlJc w:val="left"/>
      <w:pPr>
        <w:tabs>
          <w:tab w:val="num" w:pos="374"/>
        </w:tabs>
        <w:ind w:left="374" w:hanging="187"/>
      </w:pPr>
      <w:rPr>
        <w:rFonts w:ascii="Metric Light" w:hAnsi="Metric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2" w15:restartNumberingAfterBreak="0">
    <w:nsid w:val="0CA13553"/>
    <w:multiLevelType w:val="hybridMultilevel"/>
    <w:tmpl w:val="D4C8A8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0E8A7DFB"/>
    <w:multiLevelType w:val="hybridMultilevel"/>
    <w:tmpl w:val="EB70B0F6"/>
    <w:lvl w:ilvl="0" w:tplc="4F6C451C">
      <w:numFmt w:val="bullet"/>
      <w:pStyle w:val="TableBullet8pt"/>
      <w:lvlText w:val="•"/>
      <w:lvlJc w:val="left"/>
      <w:pPr>
        <w:ind w:left="360" w:hanging="360"/>
      </w:pPr>
      <w:rPr>
        <w:rFonts w:ascii="Arial" w:hAnsi="Arial" w:cs="Arial"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0303D3F"/>
    <w:multiLevelType w:val="hybridMultilevel"/>
    <w:tmpl w:val="AC40B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24C2ED1"/>
    <w:multiLevelType w:val="hybridMultilevel"/>
    <w:tmpl w:val="667AB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43E4FF4"/>
    <w:multiLevelType w:val="hybridMultilevel"/>
    <w:tmpl w:val="4C222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9CB305B"/>
    <w:multiLevelType w:val="hybridMultilevel"/>
    <w:tmpl w:val="A9D2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6A7F9A"/>
    <w:multiLevelType w:val="multilevel"/>
    <w:tmpl w:val="23F2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0" w15:restartNumberingAfterBreak="0">
    <w:nsid w:val="1E206E70"/>
    <w:multiLevelType w:val="multilevel"/>
    <w:tmpl w:val="2A567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FB1301"/>
    <w:multiLevelType w:val="multilevel"/>
    <w:tmpl w:val="86F84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550A2E"/>
    <w:multiLevelType w:val="hybridMultilevel"/>
    <w:tmpl w:val="778EE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27121C"/>
    <w:multiLevelType w:val="multilevel"/>
    <w:tmpl w:val="13921B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E7235F"/>
    <w:multiLevelType w:val="multilevel"/>
    <w:tmpl w:val="62165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0A3771"/>
    <w:multiLevelType w:val="hybridMultilevel"/>
    <w:tmpl w:val="6450D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4B4058"/>
    <w:multiLevelType w:val="hybridMultilevel"/>
    <w:tmpl w:val="9E883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B71F60"/>
    <w:multiLevelType w:val="multilevel"/>
    <w:tmpl w:val="461C0E5C"/>
    <w:lvl w:ilvl="0">
      <w:start w:val="1"/>
      <w:numFmt w:val="bullet"/>
      <w:pStyle w:val="BulletLevel1"/>
      <w:lvlText w:val="•"/>
      <w:lvlJc w:val="left"/>
      <w:pPr>
        <w:ind w:left="187" w:hanging="187"/>
      </w:pPr>
      <w:rPr>
        <w:rFonts w:ascii="Arial" w:hAnsi="Arial" w:cs="Arial"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4F93ADA"/>
    <w:multiLevelType w:val="hybridMultilevel"/>
    <w:tmpl w:val="995494BE"/>
    <w:lvl w:ilvl="0" w:tplc="66F65D10">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8E65F16"/>
    <w:multiLevelType w:val="hybridMultilevel"/>
    <w:tmpl w:val="12E4380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680E7B"/>
    <w:multiLevelType w:val="hybridMultilevel"/>
    <w:tmpl w:val="193A1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33" w15:restartNumberingAfterBreak="0">
    <w:nsid w:val="5B1912A5"/>
    <w:multiLevelType w:val="hybridMultilevel"/>
    <w:tmpl w:val="7BD2CC92"/>
    <w:lvl w:ilvl="0" w:tplc="9A9E23CE">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FF6999"/>
    <w:multiLevelType w:val="hybridMultilevel"/>
    <w:tmpl w:val="9EA83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8A7281"/>
    <w:multiLevelType w:val="hybridMultilevel"/>
    <w:tmpl w:val="2760ECAC"/>
    <w:lvl w:ilvl="0" w:tplc="579A3852">
      <w:numFmt w:val="bullet"/>
      <w:pStyle w:val="TableEndash8pt"/>
      <w:lvlText w:val="–"/>
      <w:lvlJc w:val="left"/>
      <w:pPr>
        <w:ind w:left="562" w:hanging="360"/>
      </w:pPr>
      <w:rPr>
        <w:rFonts w:ascii="HP Simplified Light" w:hAnsi="HP Simplified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005344"/>
    <w:multiLevelType w:val="hybridMultilevel"/>
    <w:tmpl w:val="55CAA8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9E2370"/>
    <w:multiLevelType w:val="hybridMultilevel"/>
    <w:tmpl w:val="7C181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2DF19A1"/>
    <w:multiLevelType w:val="hybridMultilevel"/>
    <w:tmpl w:val="DB12B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40" w15:restartNumberingAfterBreak="0">
    <w:nsid w:val="79F927B5"/>
    <w:multiLevelType w:val="hybridMultilevel"/>
    <w:tmpl w:val="AA2A848C"/>
    <w:lvl w:ilvl="0" w:tplc="8A66F788">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2"/>
  </w:num>
  <w:num w:numId="2">
    <w:abstractNumId w:val="27"/>
  </w:num>
  <w:num w:numId="3">
    <w:abstractNumId w:val="13"/>
  </w:num>
  <w:num w:numId="4">
    <w:abstractNumId w:val="3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0"/>
  </w:num>
  <w:num w:numId="16">
    <w:abstractNumId w:val="19"/>
  </w:num>
  <w:num w:numId="17">
    <w:abstractNumId w:val="39"/>
  </w:num>
  <w:num w:numId="18">
    <w:abstractNumId w:val="11"/>
  </w:num>
  <w:num w:numId="19">
    <w:abstractNumId w:val="31"/>
  </w:num>
  <w:num w:numId="20">
    <w:abstractNumId w:val="28"/>
  </w:num>
  <w:num w:numId="21">
    <w:abstractNumId w:val="16"/>
  </w:num>
  <w:num w:numId="22">
    <w:abstractNumId w:val="17"/>
  </w:num>
  <w:num w:numId="23">
    <w:abstractNumId w:val="37"/>
  </w:num>
  <w:num w:numId="24">
    <w:abstractNumId w:val="15"/>
  </w:num>
  <w:num w:numId="25">
    <w:abstractNumId w:val="18"/>
  </w:num>
  <w:num w:numId="26">
    <w:abstractNumId w:val="24"/>
  </w:num>
  <w:num w:numId="27">
    <w:abstractNumId w:val="21"/>
  </w:num>
  <w:num w:numId="28">
    <w:abstractNumId w:val="23"/>
  </w:num>
  <w:num w:numId="29">
    <w:abstractNumId w:val="20"/>
  </w:num>
  <w:num w:numId="30">
    <w:abstractNumId w:val="25"/>
  </w:num>
  <w:num w:numId="31">
    <w:abstractNumId w:val="10"/>
  </w:num>
  <w:num w:numId="32">
    <w:abstractNumId w:val="38"/>
  </w:num>
  <w:num w:numId="33">
    <w:abstractNumId w:val="36"/>
  </w:num>
  <w:num w:numId="34">
    <w:abstractNumId w:val="33"/>
  </w:num>
  <w:num w:numId="35">
    <w:abstractNumId w:val="40"/>
  </w:num>
  <w:num w:numId="36">
    <w:abstractNumId w:val="34"/>
  </w:num>
  <w:num w:numId="37">
    <w:abstractNumId w:val="26"/>
  </w:num>
  <w:num w:numId="38">
    <w:abstractNumId w:val="22"/>
  </w:num>
  <w:num w:numId="39">
    <w:abstractNumId w:val="29"/>
  </w:num>
  <w:num w:numId="40">
    <w:abstractNumId w:val="12"/>
  </w:num>
  <w:num w:numId="41">
    <w:abstractNumId w:val="14"/>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thukumarasamy, Prasanna (HPE Storage)">
    <w15:presenceInfo w15:providerId="AD" w15:userId="S-1-5-21-1343024091-879983540-725345543-13914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hideSpellingErrors/>
  <w:hideGrammaticalErrors/>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trackRevisions/>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50D"/>
    <w:rsid w:val="000009A0"/>
    <w:rsid w:val="00000AA1"/>
    <w:rsid w:val="00000CD5"/>
    <w:rsid w:val="00000DFB"/>
    <w:rsid w:val="00001806"/>
    <w:rsid w:val="00001924"/>
    <w:rsid w:val="000019A8"/>
    <w:rsid w:val="00002B7B"/>
    <w:rsid w:val="00003C83"/>
    <w:rsid w:val="00006885"/>
    <w:rsid w:val="000101A8"/>
    <w:rsid w:val="0001026E"/>
    <w:rsid w:val="00010C7E"/>
    <w:rsid w:val="00010CB3"/>
    <w:rsid w:val="00011157"/>
    <w:rsid w:val="00012748"/>
    <w:rsid w:val="00012F28"/>
    <w:rsid w:val="0001368B"/>
    <w:rsid w:val="00014208"/>
    <w:rsid w:val="00015EF5"/>
    <w:rsid w:val="00016213"/>
    <w:rsid w:val="0001689B"/>
    <w:rsid w:val="00016FEB"/>
    <w:rsid w:val="00017D27"/>
    <w:rsid w:val="00017E34"/>
    <w:rsid w:val="000204E4"/>
    <w:rsid w:val="0002057B"/>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ECF"/>
    <w:rsid w:val="00036BFD"/>
    <w:rsid w:val="00037FC8"/>
    <w:rsid w:val="00040CA5"/>
    <w:rsid w:val="00041069"/>
    <w:rsid w:val="00041A1C"/>
    <w:rsid w:val="00041B38"/>
    <w:rsid w:val="00041DA4"/>
    <w:rsid w:val="000421A1"/>
    <w:rsid w:val="00042EC5"/>
    <w:rsid w:val="0004331B"/>
    <w:rsid w:val="000437D2"/>
    <w:rsid w:val="0004466F"/>
    <w:rsid w:val="00044FA4"/>
    <w:rsid w:val="00045200"/>
    <w:rsid w:val="00045494"/>
    <w:rsid w:val="00046502"/>
    <w:rsid w:val="00046BE7"/>
    <w:rsid w:val="00047841"/>
    <w:rsid w:val="00047858"/>
    <w:rsid w:val="00047C01"/>
    <w:rsid w:val="00047D3E"/>
    <w:rsid w:val="0005022F"/>
    <w:rsid w:val="000504C8"/>
    <w:rsid w:val="00051DD2"/>
    <w:rsid w:val="000527B2"/>
    <w:rsid w:val="00052ED1"/>
    <w:rsid w:val="0005333C"/>
    <w:rsid w:val="00053765"/>
    <w:rsid w:val="00053B10"/>
    <w:rsid w:val="00054FFF"/>
    <w:rsid w:val="00055B9E"/>
    <w:rsid w:val="000561A7"/>
    <w:rsid w:val="00056946"/>
    <w:rsid w:val="00056C8A"/>
    <w:rsid w:val="00056D05"/>
    <w:rsid w:val="000570F2"/>
    <w:rsid w:val="000573B6"/>
    <w:rsid w:val="00057A1C"/>
    <w:rsid w:val="00057DF8"/>
    <w:rsid w:val="0006032E"/>
    <w:rsid w:val="00060964"/>
    <w:rsid w:val="00061502"/>
    <w:rsid w:val="0006191D"/>
    <w:rsid w:val="00061C4E"/>
    <w:rsid w:val="00061DA3"/>
    <w:rsid w:val="00062DDD"/>
    <w:rsid w:val="000630D4"/>
    <w:rsid w:val="0006361C"/>
    <w:rsid w:val="000642C8"/>
    <w:rsid w:val="000651A6"/>
    <w:rsid w:val="000652E5"/>
    <w:rsid w:val="00065A88"/>
    <w:rsid w:val="000663CF"/>
    <w:rsid w:val="00066804"/>
    <w:rsid w:val="00066FEA"/>
    <w:rsid w:val="00067000"/>
    <w:rsid w:val="000677A7"/>
    <w:rsid w:val="00070AB9"/>
    <w:rsid w:val="00070D91"/>
    <w:rsid w:val="00071C65"/>
    <w:rsid w:val="0007226F"/>
    <w:rsid w:val="00072908"/>
    <w:rsid w:val="000734E2"/>
    <w:rsid w:val="0007521A"/>
    <w:rsid w:val="0007531D"/>
    <w:rsid w:val="000757C4"/>
    <w:rsid w:val="00075847"/>
    <w:rsid w:val="00075D89"/>
    <w:rsid w:val="00076663"/>
    <w:rsid w:val="00077B5B"/>
    <w:rsid w:val="00080100"/>
    <w:rsid w:val="000804C6"/>
    <w:rsid w:val="00081580"/>
    <w:rsid w:val="00081FDA"/>
    <w:rsid w:val="0008233D"/>
    <w:rsid w:val="00082A6E"/>
    <w:rsid w:val="00082DD9"/>
    <w:rsid w:val="00083C14"/>
    <w:rsid w:val="00084647"/>
    <w:rsid w:val="00084DD8"/>
    <w:rsid w:val="000850F4"/>
    <w:rsid w:val="0008580D"/>
    <w:rsid w:val="000866E0"/>
    <w:rsid w:val="00086D89"/>
    <w:rsid w:val="00086FE4"/>
    <w:rsid w:val="00087D8C"/>
    <w:rsid w:val="00090822"/>
    <w:rsid w:val="00091085"/>
    <w:rsid w:val="000910EA"/>
    <w:rsid w:val="00091D63"/>
    <w:rsid w:val="000934B5"/>
    <w:rsid w:val="0009375A"/>
    <w:rsid w:val="00093762"/>
    <w:rsid w:val="00093A94"/>
    <w:rsid w:val="00094769"/>
    <w:rsid w:val="000951AF"/>
    <w:rsid w:val="000952BD"/>
    <w:rsid w:val="00095D88"/>
    <w:rsid w:val="00096FC1"/>
    <w:rsid w:val="000977CE"/>
    <w:rsid w:val="00097D9D"/>
    <w:rsid w:val="00097F69"/>
    <w:rsid w:val="000A034E"/>
    <w:rsid w:val="000A0A3E"/>
    <w:rsid w:val="000A1405"/>
    <w:rsid w:val="000A1A61"/>
    <w:rsid w:val="000A1DD6"/>
    <w:rsid w:val="000A2632"/>
    <w:rsid w:val="000A2F3F"/>
    <w:rsid w:val="000A3A12"/>
    <w:rsid w:val="000A3B00"/>
    <w:rsid w:val="000A3C81"/>
    <w:rsid w:val="000A3D55"/>
    <w:rsid w:val="000A51CA"/>
    <w:rsid w:val="000A51F0"/>
    <w:rsid w:val="000A5567"/>
    <w:rsid w:val="000A5848"/>
    <w:rsid w:val="000A62E2"/>
    <w:rsid w:val="000A64A3"/>
    <w:rsid w:val="000A6A2C"/>
    <w:rsid w:val="000A6EC2"/>
    <w:rsid w:val="000A70A9"/>
    <w:rsid w:val="000A735D"/>
    <w:rsid w:val="000A7789"/>
    <w:rsid w:val="000B0B1B"/>
    <w:rsid w:val="000B19F2"/>
    <w:rsid w:val="000B1C42"/>
    <w:rsid w:val="000B21C5"/>
    <w:rsid w:val="000B24F7"/>
    <w:rsid w:val="000B36C8"/>
    <w:rsid w:val="000B3EB0"/>
    <w:rsid w:val="000B3ED4"/>
    <w:rsid w:val="000B3EFB"/>
    <w:rsid w:val="000B4DC2"/>
    <w:rsid w:val="000B5CC1"/>
    <w:rsid w:val="000B5E6B"/>
    <w:rsid w:val="000B62BD"/>
    <w:rsid w:val="000B6BF2"/>
    <w:rsid w:val="000B79F6"/>
    <w:rsid w:val="000B7BE5"/>
    <w:rsid w:val="000B7E8C"/>
    <w:rsid w:val="000C002E"/>
    <w:rsid w:val="000C04E0"/>
    <w:rsid w:val="000C04E5"/>
    <w:rsid w:val="000C1054"/>
    <w:rsid w:val="000C15E2"/>
    <w:rsid w:val="000C22C4"/>
    <w:rsid w:val="000C2F74"/>
    <w:rsid w:val="000C33A1"/>
    <w:rsid w:val="000C3C35"/>
    <w:rsid w:val="000C443E"/>
    <w:rsid w:val="000C48ED"/>
    <w:rsid w:val="000C4C80"/>
    <w:rsid w:val="000C54B9"/>
    <w:rsid w:val="000C5A4A"/>
    <w:rsid w:val="000C5B77"/>
    <w:rsid w:val="000C66B3"/>
    <w:rsid w:val="000C698D"/>
    <w:rsid w:val="000C778A"/>
    <w:rsid w:val="000D0DC4"/>
    <w:rsid w:val="000D2162"/>
    <w:rsid w:val="000D289F"/>
    <w:rsid w:val="000D296A"/>
    <w:rsid w:val="000D3424"/>
    <w:rsid w:val="000D3458"/>
    <w:rsid w:val="000D4200"/>
    <w:rsid w:val="000D461A"/>
    <w:rsid w:val="000D4944"/>
    <w:rsid w:val="000D5CAE"/>
    <w:rsid w:val="000D6140"/>
    <w:rsid w:val="000D6650"/>
    <w:rsid w:val="000D74B7"/>
    <w:rsid w:val="000D7888"/>
    <w:rsid w:val="000E0593"/>
    <w:rsid w:val="000E0CFA"/>
    <w:rsid w:val="000E0EE7"/>
    <w:rsid w:val="000E1B0A"/>
    <w:rsid w:val="000E22DD"/>
    <w:rsid w:val="000E2BAC"/>
    <w:rsid w:val="000E3BFA"/>
    <w:rsid w:val="000E3DF2"/>
    <w:rsid w:val="000E442E"/>
    <w:rsid w:val="000E45F7"/>
    <w:rsid w:val="000E4EA9"/>
    <w:rsid w:val="000E5186"/>
    <w:rsid w:val="000E51A3"/>
    <w:rsid w:val="000E5251"/>
    <w:rsid w:val="000E5331"/>
    <w:rsid w:val="000E6A61"/>
    <w:rsid w:val="000F0B5D"/>
    <w:rsid w:val="000F0DD0"/>
    <w:rsid w:val="000F1379"/>
    <w:rsid w:val="000F178A"/>
    <w:rsid w:val="000F1A36"/>
    <w:rsid w:val="000F1D34"/>
    <w:rsid w:val="000F1DB9"/>
    <w:rsid w:val="000F2C7C"/>
    <w:rsid w:val="000F400F"/>
    <w:rsid w:val="000F483F"/>
    <w:rsid w:val="000F5D99"/>
    <w:rsid w:val="000F5FF7"/>
    <w:rsid w:val="000F67DA"/>
    <w:rsid w:val="000F6F83"/>
    <w:rsid w:val="000F7174"/>
    <w:rsid w:val="000F7F0B"/>
    <w:rsid w:val="000F7FBF"/>
    <w:rsid w:val="001006EA"/>
    <w:rsid w:val="00100803"/>
    <w:rsid w:val="001012C8"/>
    <w:rsid w:val="00101560"/>
    <w:rsid w:val="00101A25"/>
    <w:rsid w:val="00101B99"/>
    <w:rsid w:val="00102F8E"/>
    <w:rsid w:val="00103E16"/>
    <w:rsid w:val="00104C26"/>
    <w:rsid w:val="00104E3D"/>
    <w:rsid w:val="00105591"/>
    <w:rsid w:val="0010655D"/>
    <w:rsid w:val="001066F2"/>
    <w:rsid w:val="00106891"/>
    <w:rsid w:val="0010778E"/>
    <w:rsid w:val="00110102"/>
    <w:rsid w:val="0011043F"/>
    <w:rsid w:val="00110555"/>
    <w:rsid w:val="00110968"/>
    <w:rsid w:val="00111367"/>
    <w:rsid w:val="0011206F"/>
    <w:rsid w:val="001125D1"/>
    <w:rsid w:val="00112732"/>
    <w:rsid w:val="00112EDA"/>
    <w:rsid w:val="001132C9"/>
    <w:rsid w:val="00113A57"/>
    <w:rsid w:val="00113AE5"/>
    <w:rsid w:val="00113DE9"/>
    <w:rsid w:val="001140BE"/>
    <w:rsid w:val="00114996"/>
    <w:rsid w:val="00114AA7"/>
    <w:rsid w:val="00114AE1"/>
    <w:rsid w:val="00114B9B"/>
    <w:rsid w:val="00115040"/>
    <w:rsid w:val="00115398"/>
    <w:rsid w:val="001153C7"/>
    <w:rsid w:val="00117107"/>
    <w:rsid w:val="0011738F"/>
    <w:rsid w:val="001173F9"/>
    <w:rsid w:val="0011796D"/>
    <w:rsid w:val="00120734"/>
    <w:rsid w:val="00120763"/>
    <w:rsid w:val="0012171C"/>
    <w:rsid w:val="00121C7B"/>
    <w:rsid w:val="00122006"/>
    <w:rsid w:val="00122120"/>
    <w:rsid w:val="0012247A"/>
    <w:rsid w:val="00122935"/>
    <w:rsid w:val="00122B6C"/>
    <w:rsid w:val="001231D1"/>
    <w:rsid w:val="00123A1C"/>
    <w:rsid w:val="00123D93"/>
    <w:rsid w:val="0012432A"/>
    <w:rsid w:val="00124B20"/>
    <w:rsid w:val="00124EBB"/>
    <w:rsid w:val="0012679A"/>
    <w:rsid w:val="00126DF8"/>
    <w:rsid w:val="00126E76"/>
    <w:rsid w:val="00127542"/>
    <w:rsid w:val="00130786"/>
    <w:rsid w:val="00130840"/>
    <w:rsid w:val="00130A8A"/>
    <w:rsid w:val="00131DFE"/>
    <w:rsid w:val="0013208E"/>
    <w:rsid w:val="001322E9"/>
    <w:rsid w:val="00132EC4"/>
    <w:rsid w:val="00133C99"/>
    <w:rsid w:val="00134426"/>
    <w:rsid w:val="001354EE"/>
    <w:rsid w:val="00135517"/>
    <w:rsid w:val="00136505"/>
    <w:rsid w:val="00136EC8"/>
    <w:rsid w:val="00137772"/>
    <w:rsid w:val="00140843"/>
    <w:rsid w:val="001408DA"/>
    <w:rsid w:val="00141E87"/>
    <w:rsid w:val="001425DA"/>
    <w:rsid w:val="001439DF"/>
    <w:rsid w:val="00144630"/>
    <w:rsid w:val="0014488A"/>
    <w:rsid w:val="00145352"/>
    <w:rsid w:val="00145373"/>
    <w:rsid w:val="00145487"/>
    <w:rsid w:val="001472D2"/>
    <w:rsid w:val="0015056A"/>
    <w:rsid w:val="001506D3"/>
    <w:rsid w:val="001519B2"/>
    <w:rsid w:val="00151F9C"/>
    <w:rsid w:val="001523C2"/>
    <w:rsid w:val="0015242C"/>
    <w:rsid w:val="00153141"/>
    <w:rsid w:val="001534E1"/>
    <w:rsid w:val="00154336"/>
    <w:rsid w:val="00154417"/>
    <w:rsid w:val="0015492F"/>
    <w:rsid w:val="001552AA"/>
    <w:rsid w:val="00155D0B"/>
    <w:rsid w:val="00155FA8"/>
    <w:rsid w:val="00156179"/>
    <w:rsid w:val="00156B87"/>
    <w:rsid w:val="001574B8"/>
    <w:rsid w:val="00160139"/>
    <w:rsid w:val="00160326"/>
    <w:rsid w:val="00161337"/>
    <w:rsid w:val="00161464"/>
    <w:rsid w:val="001614D5"/>
    <w:rsid w:val="00161E71"/>
    <w:rsid w:val="00162FA7"/>
    <w:rsid w:val="00163C6D"/>
    <w:rsid w:val="00164541"/>
    <w:rsid w:val="00165346"/>
    <w:rsid w:val="00165E53"/>
    <w:rsid w:val="0016657A"/>
    <w:rsid w:val="00167CB7"/>
    <w:rsid w:val="00167EC2"/>
    <w:rsid w:val="00170CE8"/>
    <w:rsid w:val="00170F69"/>
    <w:rsid w:val="00170F8E"/>
    <w:rsid w:val="0017103F"/>
    <w:rsid w:val="0017139E"/>
    <w:rsid w:val="001722B1"/>
    <w:rsid w:val="001737E7"/>
    <w:rsid w:val="00174BD9"/>
    <w:rsid w:val="00174D0A"/>
    <w:rsid w:val="00175FE1"/>
    <w:rsid w:val="00176EB1"/>
    <w:rsid w:val="001774BC"/>
    <w:rsid w:val="001778A5"/>
    <w:rsid w:val="00180387"/>
    <w:rsid w:val="001803AB"/>
    <w:rsid w:val="00180574"/>
    <w:rsid w:val="001808BA"/>
    <w:rsid w:val="00180B3C"/>
    <w:rsid w:val="00180CC2"/>
    <w:rsid w:val="0018107B"/>
    <w:rsid w:val="00181297"/>
    <w:rsid w:val="00182402"/>
    <w:rsid w:val="0018256B"/>
    <w:rsid w:val="00182907"/>
    <w:rsid w:val="0018307A"/>
    <w:rsid w:val="00185A3D"/>
    <w:rsid w:val="00185B1C"/>
    <w:rsid w:val="00185E6F"/>
    <w:rsid w:val="00186BCA"/>
    <w:rsid w:val="00187A84"/>
    <w:rsid w:val="00187EFF"/>
    <w:rsid w:val="001902EB"/>
    <w:rsid w:val="0019088A"/>
    <w:rsid w:val="00190B4B"/>
    <w:rsid w:val="00190BCC"/>
    <w:rsid w:val="00190DD0"/>
    <w:rsid w:val="00191BEE"/>
    <w:rsid w:val="00192E55"/>
    <w:rsid w:val="00193432"/>
    <w:rsid w:val="00194042"/>
    <w:rsid w:val="0019440D"/>
    <w:rsid w:val="00195A25"/>
    <w:rsid w:val="00195A69"/>
    <w:rsid w:val="00196813"/>
    <w:rsid w:val="0019722B"/>
    <w:rsid w:val="001974F1"/>
    <w:rsid w:val="00197637"/>
    <w:rsid w:val="0019766C"/>
    <w:rsid w:val="0019774C"/>
    <w:rsid w:val="00197DD8"/>
    <w:rsid w:val="001A059B"/>
    <w:rsid w:val="001A119B"/>
    <w:rsid w:val="001A12C3"/>
    <w:rsid w:val="001A1F89"/>
    <w:rsid w:val="001A2404"/>
    <w:rsid w:val="001A2F09"/>
    <w:rsid w:val="001A41AA"/>
    <w:rsid w:val="001A5299"/>
    <w:rsid w:val="001A531A"/>
    <w:rsid w:val="001A665D"/>
    <w:rsid w:val="001A679B"/>
    <w:rsid w:val="001A6D77"/>
    <w:rsid w:val="001A7686"/>
    <w:rsid w:val="001A7852"/>
    <w:rsid w:val="001A79D8"/>
    <w:rsid w:val="001A7E42"/>
    <w:rsid w:val="001A7E65"/>
    <w:rsid w:val="001B06C4"/>
    <w:rsid w:val="001B0757"/>
    <w:rsid w:val="001B0C51"/>
    <w:rsid w:val="001B0F78"/>
    <w:rsid w:val="001B2153"/>
    <w:rsid w:val="001B2609"/>
    <w:rsid w:val="001B3C47"/>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C82"/>
    <w:rsid w:val="001C3085"/>
    <w:rsid w:val="001C333D"/>
    <w:rsid w:val="001C419E"/>
    <w:rsid w:val="001C4B3A"/>
    <w:rsid w:val="001C4BE8"/>
    <w:rsid w:val="001D0079"/>
    <w:rsid w:val="001D03C4"/>
    <w:rsid w:val="001D1B62"/>
    <w:rsid w:val="001D1EDA"/>
    <w:rsid w:val="001D25A4"/>
    <w:rsid w:val="001D25C0"/>
    <w:rsid w:val="001D3C6C"/>
    <w:rsid w:val="001D531A"/>
    <w:rsid w:val="001D544B"/>
    <w:rsid w:val="001D5B84"/>
    <w:rsid w:val="001D6453"/>
    <w:rsid w:val="001D6675"/>
    <w:rsid w:val="001D6F1D"/>
    <w:rsid w:val="001D723F"/>
    <w:rsid w:val="001D74D0"/>
    <w:rsid w:val="001D7772"/>
    <w:rsid w:val="001D7EAF"/>
    <w:rsid w:val="001E002D"/>
    <w:rsid w:val="001E04BF"/>
    <w:rsid w:val="001E0724"/>
    <w:rsid w:val="001E072A"/>
    <w:rsid w:val="001E0902"/>
    <w:rsid w:val="001E1FE2"/>
    <w:rsid w:val="001E24DC"/>
    <w:rsid w:val="001E2C1F"/>
    <w:rsid w:val="001E3707"/>
    <w:rsid w:val="001E3C4A"/>
    <w:rsid w:val="001E4709"/>
    <w:rsid w:val="001E49E1"/>
    <w:rsid w:val="001E5FF2"/>
    <w:rsid w:val="001E6108"/>
    <w:rsid w:val="001E6203"/>
    <w:rsid w:val="001E70B9"/>
    <w:rsid w:val="001E76CA"/>
    <w:rsid w:val="001E792B"/>
    <w:rsid w:val="001E7A4F"/>
    <w:rsid w:val="001F129C"/>
    <w:rsid w:val="001F1839"/>
    <w:rsid w:val="001F1E24"/>
    <w:rsid w:val="001F1ED8"/>
    <w:rsid w:val="001F23E5"/>
    <w:rsid w:val="001F2B1E"/>
    <w:rsid w:val="001F328C"/>
    <w:rsid w:val="001F3628"/>
    <w:rsid w:val="001F3C57"/>
    <w:rsid w:val="001F42E2"/>
    <w:rsid w:val="001F4A28"/>
    <w:rsid w:val="001F6FA4"/>
    <w:rsid w:val="001F7381"/>
    <w:rsid w:val="0020123C"/>
    <w:rsid w:val="002014B4"/>
    <w:rsid w:val="00201522"/>
    <w:rsid w:val="002015DA"/>
    <w:rsid w:val="00201D66"/>
    <w:rsid w:val="00203CB7"/>
    <w:rsid w:val="00204668"/>
    <w:rsid w:val="00204DF4"/>
    <w:rsid w:val="00205318"/>
    <w:rsid w:val="00207A85"/>
    <w:rsid w:val="00207D4B"/>
    <w:rsid w:val="002102CE"/>
    <w:rsid w:val="00211031"/>
    <w:rsid w:val="002113A1"/>
    <w:rsid w:val="00211FEB"/>
    <w:rsid w:val="0021251D"/>
    <w:rsid w:val="00212534"/>
    <w:rsid w:val="00213640"/>
    <w:rsid w:val="0021413E"/>
    <w:rsid w:val="00214650"/>
    <w:rsid w:val="002148E4"/>
    <w:rsid w:val="00215732"/>
    <w:rsid w:val="00215F5A"/>
    <w:rsid w:val="00216182"/>
    <w:rsid w:val="002162CC"/>
    <w:rsid w:val="0021666E"/>
    <w:rsid w:val="002169C4"/>
    <w:rsid w:val="00216CB2"/>
    <w:rsid w:val="00216DA1"/>
    <w:rsid w:val="002173CB"/>
    <w:rsid w:val="00217B76"/>
    <w:rsid w:val="002203B1"/>
    <w:rsid w:val="002204B3"/>
    <w:rsid w:val="00220C5E"/>
    <w:rsid w:val="002233EC"/>
    <w:rsid w:val="00223806"/>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76D"/>
    <w:rsid w:val="002328A8"/>
    <w:rsid w:val="00232B1C"/>
    <w:rsid w:val="002337CE"/>
    <w:rsid w:val="00233EF3"/>
    <w:rsid w:val="00235D75"/>
    <w:rsid w:val="00235F29"/>
    <w:rsid w:val="002372BF"/>
    <w:rsid w:val="0023774F"/>
    <w:rsid w:val="0023776E"/>
    <w:rsid w:val="002378D9"/>
    <w:rsid w:val="00241930"/>
    <w:rsid w:val="00242563"/>
    <w:rsid w:val="00242632"/>
    <w:rsid w:val="00242B50"/>
    <w:rsid w:val="00244286"/>
    <w:rsid w:val="00244565"/>
    <w:rsid w:val="0024480C"/>
    <w:rsid w:val="00244900"/>
    <w:rsid w:val="00245062"/>
    <w:rsid w:val="002458EF"/>
    <w:rsid w:val="00245964"/>
    <w:rsid w:val="00246049"/>
    <w:rsid w:val="00246ADF"/>
    <w:rsid w:val="002470EA"/>
    <w:rsid w:val="0024772B"/>
    <w:rsid w:val="002478DC"/>
    <w:rsid w:val="00247DAF"/>
    <w:rsid w:val="00247DD1"/>
    <w:rsid w:val="00247F93"/>
    <w:rsid w:val="00250137"/>
    <w:rsid w:val="002508BA"/>
    <w:rsid w:val="0025167A"/>
    <w:rsid w:val="00251881"/>
    <w:rsid w:val="002522A4"/>
    <w:rsid w:val="002533B8"/>
    <w:rsid w:val="002536A6"/>
    <w:rsid w:val="00253A15"/>
    <w:rsid w:val="00253B8B"/>
    <w:rsid w:val="0025464B"/>
    <w:rsid w:val="002548CE"/>
    <w:rsid w:val="00254CC6"/>
    <w:rsid w:val="0025649F"/>
    <w:rsid w:val="00256677"/>
    <w:rsid w:val="002566A3"/>
    <w:rsid w:val="00256E3B"/>
    <w:rsid w:val="00257C61"/>
    <w:rsid w:val="002611EC"/>
    <w:rsid w:val="0026226E"/>
    <w:rsid w:val="00262896"/>
    <w:rsid w:val="00262DB4"/>
    <w:rsid w:val="00262F77"/>
    <w:rsid w:val="00263991"/>
    <w:rsid w:val="00263B6D"/>
    <w:rsid w:val="0026537E"/>
    <w:rsid w:val="00265710"/>
    <w:rsid w:val="002657FD"/>
    <w:rsid w:val="002662A8"/>
    <w:rsid w:val="00266623"/>
    <w:rsid w:val="002669E2"/>
    <w:rsid w:val="00270966"/>
    <w:rsid w:val="00271126"/>
    <w:rsid w:val="00271B8D"/>
    <w:rsid w:val="00271D7A"/>
    <w:rsid w:val="00271F29"/>
    <w:rsid w:val="0027248B"/>
    <w:rsid w:val="00273000"/>
    <w:rsid w:val="0027335D"/>
    <w:rsid w:val="00273862"/>
    <w:rsid w:val="00273C12"/>
    <w:rsid w:val="00273EB4"/>
    <w:rsid w:val="00274729"/>
    <w:rsid w:val="002748C6"/>
    <w:rsid w:val="00274C7B"/>
    <w:rsid w:val="00275511"/>
    <w:rsid w:val="002768BC"/>
    <w:rsid w:val="0027691C"/>
    <w:rsid w:val="00277637"/>
    <w:rsid w:val="00277B12"/>
    <w:rsid w:val="00280081"/>
    <w:rsid w:val="00280712"/>
    <w:rsid w:val="00280A53"/>
    <w:rsid w:val="00281747"/>
    <w:rsid w:val="00282394"/>
    <w:rsid w:val="00282546"/>
    <w:rsid w:val="00282D9E"/>
    <w:rsid w:val="00283533"/>
    <w:rsid w:val="002836D2"/>
    <w:rsid w:val="00283B6D"/>
    <w:rsid w:val="00283D5C"/>
    <w:rsid w:val="00283DBE"/>
    <w:rsid w:val="00284311"/>
    <w:rsid w:val="00285861"/>
    <w:rsid w:val="00285E02"/>
    <w:rsid w:val="00285EB9"/>
    <w:rsid w:val="00291FEA"/>
    <w:rsid w:val="00292090"/>
    <w:rsid w:val="00292C5C"/>
    <w:rsid w:val="00293DB5"/>
    <w:rsid w:val="00296202"/>
    <w:rsid w:val="00296DCE"/>
    <w:rsid w:val="002977DF"/>
    <w:rsid w:val="002979F0"/>
    <w:rsid w:val="00297B32"/>
    <w:rsid w:val="00297BFD"/>
    <w:rsid w:val="002A1495"/>
    <w:rsid w:val="002A15F3"/>
    <w:rsid w:val="002A29C1"/>
    <w:rsid w:val="002A2C43"/>
    <w:rsid w:val="002A3676"/>
    <w:rsid w:val="002A4830"/>
    <w:rsid w:val="002A4865"/>
    <w:rsid w:val="002A4F2F"/>
    <w:rsid w:val="002A56DA"/>
    <w:rsid w:val="002A6678"/>
    <w:rsid w:val="002A7258"/>
    <w:rsid w:val="002B119B"/>
    <w:rsid w:val="002B1587"/>
    <w:rsid w:val="002B2205"/>
    <w:rsid w:val="002B290E"/>
    <w:rsid w:val="002B30C8"/>
    <w:rsid w:val="002B3328"/>
    <w:rsid w:val="002B33CC"/>
    <w:rsid w:val="002B493D"/>
    <w:rsid w:val="002B54BA"/>
    <w:rsid w:val="002B5543"/>
    <w:rsid w:val="002B620B"/>
    <w:rsid w:val="002B6CBE"/>
    <w:rsid w:val="002B7183"/>
    <w:rsid w:val="002B7B5F"/>
    <w:rsid w:val="002B7D54"/>
    <w:rsid w:val="002C04A3"/>
    <w:rsid w:val="002C0951"/>
    <w:rsid w:val="002C0B62"/>
    <w:rsid w:val="002C0C71"/>
    <w:rsid w:val="002C20E9"/>
    <w:rsid w:val="002C297B"/>
    <w:rsid w:val="002C29E8"/>
    <w:rsid w:val="002C2C3D"/>
    <w:rsid w:val="002C30D1"/>
    <w:rsid w:val="002C3343"/>
    <w:rsid w:val="002C43F1"/>
    <w:rsid w:val="002C4830"/>
    <w:rsid w:val="002C4D3B"/>
    <w:rsid w:val="002C55BA"/>
    <w:rsid w:val="002C5D47"/>
    <w:rsid w:val="002C6ABD"/>
    <w:rsid w:val="002C6C92"/>
    <w:rsid w:val="002C6EAC"/>
    <w:rsid w:val="002C7709"/>
    <w:rsid w:val="002C788B"/>
    <w:rsid w:val="002C7E51"/>
    <w:rsid w:val="002C7E8C"/>
    <w:rsid w:val="002D0DE5"/>
    <w:rsid w:val="002D25B3"/>
    <w:rsid w:val="002D2E20"/>
    <w:rsid w:val="002D34BD"/>
    <w:rsid w:val="002D359C"/>
    <w:rsid w:val="002D3C73"/>
    <w:rsid w:val="002D404D"/>
    <w:rsid w:val="002D4672"/>
    <w:rsid w:val="002D4BFE"/>
    <w:rsid w:val="002D5A55"/>
    <w:rsid w:val="002D5FAC"/>
    <w:rsid w:val="002D5FF5"/>
    <w:rsid w:val="002D79CA"/>
    <w:rsid w:val="002D7CD6"/>
    <w:rsid w:val="002E0BA6"/>
    <w:rsid w:val="002E179B"/>
    <w:rsid w:val="002E2543"/>
    <w:rsid w:val="002E2B65"/>
    <w:rsid w:val="002E3B12"/>
    <w:rsid w:val="002E653F"/>
    <w:rsid w:val="002E6A4A"/>
    <w:rsid w:val="002E7374"/>
    <w:rsid w:val="002E762B"/>
    <w:rsid w:val="002E7A10"/>
    <w:rsid w:val="002F01F3"/>
    <w:rsid w:val="002F097D"/>
    <w:rsid w:val="002F0FD9"/>
    <w:rsid w:val="002F180C"/>
    <w:rsid w:val="002F3384"/>
    <w:rsid w:val="002F4A6A"/>
    <w:rsid w:val="002F4E22"/>
    <w:rsid w:val="002F5393"/>
    <w:rsid w:val="002F5EF2"/>
    <w:rsid w:val="002F616B"/>
    <w:rsid w:val="002F66B6"/>
    <w:rsid w:val="002F6EEB"/>
    <w:rsid w:val="002F7298"/>
    <w:rsid w:val="002F7D05"/>
    <w:rsid w:val="002F7D6E"/>
    <w:rsid w:val="00300EB6"/>
    <w:rsid w:val="00300EDA"/>
    <w:rsid w:val="00301761"/>
    <w:rsid w:val="00303672"/>
    <w:rsid w:val="003038FA"/>
    <w:rsid w:val="00303F43"/>
    <w:rsid w:val="00304949"/>
    <w:rsid w:val="003061D9"/>
    <w:rsid w:val="0030647C"/>
    <w:rsid w:val="003069D0"/>
    <w:rsid w:val="00307269"/>
    <w:rsid w:val="003075FA"/>
    <w:rsid w:val="00310F14"/>
    <w:rsid w:val="00313A17"/>
    <w:rsid w:val="00313D3B"/>
    <w:rsid w:val="003143BF"/>
    <w:rsid w:val="0031540E"/>
    <w:rsid w:val="00315881"/>
    <w:rsid w:val="0031593B"/>
    <w:rsid w:val="00315EC8"/>
    <w:rsid w:val="0031696B"/>
    <w:rsid w:val="00316AE2"/>
    <w:rsid w:val="00316F57"/>
    <w:rsid w:val="00316FAA"/>
    <w:rsid w:val="0032049C"/>
    <w:rsid w:val="0032050C"/>
    <w:rsid w:val="0032064D"/>
    <w:rsid w:val="00320C5B"/>
    <w:rsid w:val="00321F02"/>
    <w:rsid w:val="00321F12"/>
    <w:rsid w:val="0032240D"/>
    <w:rsid w:val="00322D23"/>
    <w:rsid w:val="00324AEA"/>
    <w:rsid w:val="00326770"/>
    <w:rsid w:val="003272F8"/>
    <w:rsid w:val="00327879"/>
    <w:rsid w:val="003301E2"/>
    <w:rsid w:val="003313E5"/>
    <w:rsid w:val="0033155C"/>
    <w:rsid w:val="0033174A"/>
    <w:rsid w:val="0033214F"/>
    <w:rsid w:val="00332331"/>
    <w:rsid w:val="003325D8"/>
    <w:rsid w:val="00332A7F"/>
    <w:rsid w:val="00333780"/>
    <w:rsid w:val="00333FBA"/>
    <w:rsid w:val="00335202"/>
    <w:rsid w:val="003358E8"/>
    <w:rsid w:val="00335DBD"/>
    <w:rsid w:val="00336530"/>
    <w:rsid w:val="00341E99"/>
    <w:rsid w:val="00342808"/>
    <w:rsid w:val="00342D01"/>
    <w:rsid w:val="00342D21"/>
    <w:rsid w:val="00343436"/>
    <w:rsid w:val="0034345B"/>
    <w:rsid w:val="003438EA"/>
    <w:rsid w:val="003444C5"/>
    <w:rsid w:val="003446B6"/>
    <w:rsid w:val="00344708"/>
    <w:rsid w:val="003448D7"/>
    <w:rsid w:val="00345420"/>
    <w:rsid w:val="00345470"/>
    <w:rsid w:val="00345944"/>
    <w:rsid w:val="00345CA7"/>
    <w:rsid w:val="00346146"/>
    <w:rsid w:val="00346BC9"/>
    <w:rsid w:val="00347171"/>
    <w:rsid w:val="00347838"/>
    <w:rsid w:val="003478D1"/>
    <w:rsid w:val="00347984"/>
    <w:rsid w:val="00350CBF"/>
    <w:rsid w:val="003513C9"/>
    <w:rsid w:val="00351448"/>
    <w:rsid w:val="00352A54"/>
    <w:rsid w:val="00353227"/>
    <w:rsid w:val="0035359F"/>
    <w:rsid w:val="0035362A"/>
    <w:rsid w:val="0035390B"/>
    <w:rsid w:val="0035425D"/>
    <w:rsid w:val="00354BDA"/>
    <w:rsid w:val="00354E45"/>
    <w:rsid w:val="00354FDE"/>
    <w:rsid w:val="00355028"/>
    <w:rsid w:val="003571C9"/>
    <w:rsid w:val="003602F4"/>
    <w:rsid w:val="003605C6"/>
    <w:rsid w:val="003606FC"/>
    <w:rsid w:val="00361852"/>
    <w:rsid w:val="00361C27"/>
    <w:rsid w:val="00363D9C"/>
    <w:rsid w:val="0036403E"/>
    <w:rsid w:val="0036491C"/>
    <w:rsid w:val="003649F6"/>
    <w:rsid w:val="00365237"/>
    <w:rsid w:val="00365E41"/>
    <w:rsid w:val="00365F60"/>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CA4"/>
    <w:rsid w:val="00374D81"/>
    <w:rsid w:val="003750AF"/>
    <w:rsid w:val="00375A75"/>
    <w:rsid w:val="00377975"/>
    <w:rsid w:val="003779BE"/>
    <w:rsid w:val="00377B30"/>
    <w:rsid w:val="0038037E"/>
    <w:rsid w:val="003805B5"/>
    <w:rsid w:val="003808F3"/>
    <w:rsid w:val="00380BF6"/>
    <w:rsid w:val="00381A6D"/>
    <w:rsid w:val="00382B88"/>
    <w:rsid w:val="00382E1A"/>
    <w:rsid w:val="0038376D"/>
    <w:rsid w:val="003837F8"/>
    <w:rsid w:val="00383B1E"/>
    <w:rsid w:val="00383C75"/>
    <w:rsid w:val="00383D31"/>
    <w:rsid w:val="00384113"/>
    <w:rsid w:val="00384225"/>
    <w:rsid w:val="003844BE"/>
    <w:rsid w:val="0038489E"/>
    <w:rsid w:val="00384B1C"/>
    <w:rsid w:val="00384CDA"/>
    <w:rsid w:val="00385240"/>
    <w:rsid w:val="00385BE4"/>
    <w:rsid w:val="00385DC4"/>
    <w:rsid w:val="00385E8E"/>
    <w:rsid w:val="0038713B"/>
    <w:rsid w:val="003877DE"/>
    <w:rsid w:val="003879DA"/>
    <w:rsid w:val="00387B7A"/>
    <w:rsid w:val="00387CDE"/>
    <w:rsid w:val="003901F6"/>
    <w:rsid w:val="00390D61"/>
    <w:rsid w:val="0039127E"/>
    <w:rsid w:val="00391C40"/>
    <w:rsid w:val="00391DCD"/>
    <w:rsid w:val="003921E0"/>
    <w:rsid w:val="0039286A"/>
    <w:rsid w:val="00392925"/>
    <w:rsid w:val="00393A28"/>
    <w:rsid w:val="00393E2F"/>
    <w:rsid w:val="00394507"/>
    <w:rsid w:val="0039475C"/>
    <w:rsid w:val="00394876"/>
    <w:rsid w:val="00395203"/>
    <w:rsid w:val="00395864"/>
    <w:rsid w:val="003961BA"/>
    <w:rsid w:val="003967C2"/>
    <w:rsid w:val="00396FE0"/>
    <w:rsid w:val="00397E58"/>
    <w:rsid w:val="003A06EF"/>
    <w:rsid w:val="003A0CEE"/>
    <w:rsid w:val="003A13AC"/>
    <w:rsid w:val="003A2A3E"/>
    <w:rsid w:val="003A396E"/>
    <w:rsid w:val="003A480C"/>
    <w:rsid w:val="003A48E7"/>
    <w:rsid w:val="003A4979"/>
    <w:rsid w:val="003A5063"/>
    <w:rsid w:val="003A5455"/>
    <w:rsid w:val="003A5794"/>
    <w:rsid w:val="003A5A49"/>
    <w:rsid w:val="003A5EB8"/>
    <w:rsid w:val="003A6B75"/>
    <w:rsid w:val="003A707F"/>
    <w:rsid w:val="003B0938"/>
    <w:rsid w:val="003B188D"/>
    <w:rsid w:val="003B1A8A"/>
    <w:rsid w:val="003B2446"/>
    <w:rsid w:val="003B2B5F"/>
    <w:rsid w:val="003B2E99"/>
    <w:rsid w:val="003B407E"/>
    <w:rsid w:val="003B514A"/>
    <w:rsid w:val="003B647C"/>
    <w:rsid w:val="003B668C"/>
    <w:rsid w:val="003B7536"/>
    <w:rsid w:val="003C01B7"/>
    <w:rsid w:val="003C0F9D"/>
    <w:rsid w:val="003C13C6"/>
    <w:rsid w:val="003C15C8"/>
    <w:rsid w:val="003C16B9"/>
    <w:rsid w:val="003C1AE2"/>
    <w:rsid w:val="003C26CF"/>
    <w:rsid w:val="003C2AF7"/>
    <w:rsid w:val="003C3653"/>
    <w:rsid w:val="003C3657"/>
    <w:rsid w:val="003C49EC"/>
    <w:rsid w:val="003C4A37"/>
    <w:rsid w:val="003C4D6A"/>
    <w:rsid w:val="003C5509"/>
    <w:rsid w:val="003C5D86"/>
    <w:rsid w:val="003C6ED7"/>
    <w:rsid w:val="003C7A0C"/>
    <w:rsid w:val="003D0344"/>
    <w:rsid w:val="003D0700"/>
    <w:rsid w:val="003D111A"/>
    <w:rsid w:val="003D11EF"/>
    <w:rsid w:val="003D1A00"/>
    <w:rsid w:val="003D2904"/>
    <w:rsid w:val="003D2C32"/>
    <w:rsid w:val="003D31A2"/>
    <w:rsid w:val="003D3520"/>
    <w:rsid w:val="003D4391"/>
    <w:rsid w:val="003D58BC"/>
    <w:rsid w:val="003D6EAA"/>
    <w:rsid w:val="003D72D9"/>
    <w:rsid w:val="003D7BB0"/>
    <w:rsid w:val="003D7C1B"/>
    <w:rsid w:val="003E1DA6"/>
    <w:rsid w:val="003E26C0"/>
    <w:rsid w:val="003E2725"/>
    <w:rsid w:val="003E4908"/>
    <w:rsid w:val="003E6041"/>
    <w:rsid w:val="003E6913"/>
    <w:rsid w:val="003E6938"/>
    <w:rsid w:val="003E7C2E"/>
    <w:rsid w:val="003F0C4B"/>
    <w:rsid w:val="003F0C9C"/>
    <w:rsid w:val="003F1627"/>
    <w:rsid w:val="003F2BCF"/>
    <w:rsid w:val="003F2DB7"/>
    <w:rsid w:val="003F30FC"/>
    <w:rsid w:val="003F3C3A"/>
    <w:rsid w:val="003F3EEA"/>
    <w:rsid w:val="003F4D74"/>
    <w:rsid w:val="003F5320"/>
    <w:rsid w:val="003F57D1"/>
    <w:rsid w:val="003F5C3D"/>
    <w:rsid w:val="003F65C3"/>
    <w:rsid w:val="003F660E"/>
    <w:rsid w:val="003F696C"/>
    <w:rsid w:val="003F6A51"/>
    <w:rsid w:val="003F703C"/>
    <w:rsid w:val="003F758B"/>
    <w:rsid w:val="0040017E"/>
    <w:rsid w:val="0040096E"/>
    <w:rsid w:val="0040139C"/>
    <w:rsid w:val="004018E7"/>
    <w:rsid w:val="00401E83"/>
    <w:rsid w:val="00402322"/>
    <w:rsid w:val="0040234F"/>
    <w:rsid w:val="004026E0"/>
    <w:rsid w:val="004027EB"/>
    <w:rsid w:val="004032ED"/>
    <w:rsid w:val="004036ED"/>
    <w:rsid w:val="00403E8F"/>
    <w:rsid w:val="00404AE8"/>
    <w:rsid w:val="004057B2"/>
    <w:rsid w:val="004057CF"/>
    <w:rsid w:val="00405ADA"/>
    <w:rsid w:val="004060C9"/>
    <w:rsid w:val="00406534"/>
    <w:rsid w:val="004100B2"/>
    <w:rsid w:val="00410175"/>
    <w:rsid w:val="004106A6"/>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4359"/>
    <w:rsid w:val="00424D62"/>
    <w:rsid w:val="00424F3D"/>
    <w:rsid w:val="00427E49"/>
    <w:rsid w:val="00430153"/>
    <w:rsid w:val="004311D5"/>
    <w:rsid w:val="004317DE"/>
    <w:rsid w:val="004324C1"/>
    <w:rsid w:val="004330CB"/>
    <w:rsid w:val="004339F6"/>
    <w:rsid w:val="00433B3C"/>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A9C"/>
    <w:rsid w:val="004473E6"/>
    <w:rsid w:val="00450959"/>
    <w:rsid w:val="00450D05"/>
    <w:rsid w:val="00450DD7"/>
    <w:rsid w:val="0045280F"/>
    <w:rsid w:val="00452D3D"/>
    <w:rsid w:val="00452F9A"/>
    <w:rsid w:val="00453364"/>
    <w:rsid w:val="004535EF"/>
    <w:rsid w:val="00453AFA"/>
    <w:rsid w:val="004541D2"/>
    <w:rsid w:val="0045436E"/>
    <w:rsid w:val="0045446B"/>
    <w:rsid w:val="00454617"/>
    <w:rsid w:val="004546E1"/>
    <w:rsid w:val="00454943"/>
    <w:rsid w:val="00455561"/>
    <w:rsid w:val="00455897"/>
    <w:rsid w:val="00456D0B"/>
    <w:rsid w:val="0045708B"/>
    <w:rsid w:val="00457437"/>
    <w:rsid w:val="00457E69"/>
    <w:rsid w:val="00460E65"/>
    <w:rsid w:val="0046175E"/>
    <w:rsid w:val="00461947"/>
    <w:rsid w:val="00461A42"/>
    <w:rsid w:val="00462035"/>
    <w:rsid w:val="0046267D"/>
    <w:rsid w:val="00463283"/>
    <w:rsid w:val="0046352B"/>
    <w:rsid w:val="00463F8C"/>
    <w:rsid w:val="00464143"/>
    <w:rsid w:val="004646C7"/>
    <w:rsid w:val="004646F9"/>
    <w:rsid w:val="004648EF"/>
    <w:rsid w:val="004649E3"/>
    <w:rsid w:val="00465428"/>
    <w:rsid w:val="00465591"/>
    <w:rsid w:val="00465A9A"/>
    <w:rsid w:val="00466341"/>
    <w:rsid w:val="00466C91"/>
    <w:rsid w:val="004676D2"/>
    <w:rsid w:val="004677BC"/>
    <w:rsid w:val="00467E09"/>
    <w:rsid w:val="00470380"/>
    <w:rsid w:val="00471629"/>
    <w:rsid w:val="00471C57"/>
    <w:rsid w:val="00471EDD"/>
    <w:rsid w:val="0047225D"/>
    <w:rsid w:val="00472490"/>
    <w:rsid w:val="00472884"/>
    <w:rsid w:val="0047450B"/>
    <w:rsid w:val="00475883"/>
    <w:rsid w:val="00476A80"/>
    <w:rsid w:val="00477F20"/>
    <w:rsid w:val="004804D2"/>
    <w:rsid w:val="0048141D"/>
    <w:rsid w:val="00481B8D"/>
    <w:rsid w:val="00482E73"/>
    <w:rsid w:val="00483536"/>
    <w:rsid w:val="00484093"/>
    <w:rsid w:val="00484400"/>
    <w:rsid w:val="004853E9"/>
    <w:rsid w:val="00485A43"/>
    <w:rsid w:val="00485EA5"/>
    <w:rsid w:val="00486452"/>
    <w:rsid w:val="0048690C"/>
    <w:rsid w:val="00487D64"/>
    <w:rsid w:val="0049037B"/>
    <w:rsid w:val="004905DC"/>
    <w:rsid w:val="004908D6"/>
    <w:rsid w:val="004909C1"/>
    <w:rsid w:val="0049356F"/>
    <w:rsid w:val="00493B3F"/>
    <w:rsid w:val="00493E00"/>
    <w:rsid w:val="004942BB"/>
    <w:rsid w:val="00494D50"/>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6222"/>
    <w:rsid w:val="004A6613"/>
    <w:rsid w:val="004A71E7"/>
    <w:rsid w:val="004B0BB1"/>
    <w:rsid w:val="004B0EFD"/>
    <w:rsid w:val="004B109F"/>
    <w:rsid w:val="004B177B"/>
    <w:rsid w:val="004B1EFA"/>
    <w:rsid w:val="004B280F"/>
    <w:rsid w:val="004B2C4E"/>
    <w:rsid w:val="004B356A"/>
    <w:rsid w:val="004B3BEB"/>
    <w:rsid w:val="004B411B"/>
    <w:rsid w:val="004B5C6B"/>
    <w:rsid w:val="004B6508"/>
    <w:rsid w:val="004B6EA5"/>
    <w:rsid w:val="004B7058"/>
    <w:rsid w:val="004B7569"/>
    <w:rsid w:val="004B780E"/>
    <w:rsid w:val="004C012E"/>
    <w:rsid w:val="004C02FC"/>
    <w:rsid w:val="004C141E"/>
    <w:rsid w:val="004C14BF"/>
    <w:rsid w:val="004C233E"/>
    <w:rsid w:val="004C3E5F"/>
    <w:rsid w:val="004C3E9E"/>
    <w:rsid w:val="004C4063"/>
    <w:rsid w:val="004C4126"/>
    <w:rsid w:val="004C55F9"/>
    <w:rsid w:val="004C5B90"/>
    <w:rsid w:val="004C611B"/>
    <w:rsid w:val="004C644B"/>
    <w:rsid w:val="004C6E5B"/>
    <w:rsid w:val="004C7120"/>
    <w:rsid w:val="004C767E"/>
    <w:rsid w:val="004C7683"/>
    <w:rsid w:val="004C7F3A"/>
    <w:rsid w:val="004D1420"/>
    <w:rsid w:val="004D1654"/>
    <w:rsid w:val="004D1BB7"/>
    <w:rsid w:val="004D23DA"/>
    <w:rsid w:val="004D39F7"/>
    <w:rsid w:val="004D3D76"/>
    <w:rsid w:val="004D4669"/>
    <w:rsid w:val="004D4868"/>
    <w:rsid w:val="004D52D4"/>
    <w:rsid w:val="004D57B0"/>
    <w:rsid w:val="004D58DF"/>
    <w:rsid w:val="004D5FD6"/>
    <w:rsid w:val="004D6153"/>
    <w:rsid w:val="004D667B"/>
    <w:rsid w:val="004D71DB"/>
    <w:rsid w:val="004D7253"/>
    <w:rsid w:val="004D73F0"/>
    <w:rsid w:val="004D7447"/>
    <w:rsid w:val="004D76E5"/>
    <w:rsid w:val="004D7D43"/>
    <w:rsid w:val="004E06AB"/>
    <w:rsid w:val="004E1163"/>
    <w:rsid w:val="004E1325"/>
    <w:rsid w:val="004E15FA"/>
    <w:rsid w:val="004E3CFC"/>
    <w:rsid w:val="004E443D"/>
    <w:rsid w:val="004E44FB"/>
    <w:rsid w:val="004E4CD9"/>
    <w:rsid w:val="004E5DBA"/>
    <w:rsid w:val="004E637C"/>
    <w:rsid w:val="004E6424"/>
    <w:rsid w:val="004E64A8"/>
    <w:rsid w:val="004E670E"/>
    <w:rsid w:val="004F0083"/>
    <w:rsid w:val="004F0B3A"/>
    <w:rsid w:val="004F0C2D"/>
    <w:rsid w:val="004F0F54"/>
    <w:rsid w:val="004F1366"/>
    <w:rsid w:val="004F2939"/>
    <w:rsid w:val="004F2E20"/>
    <w:rsid w:val="004F3450"/>
    <w:rsid w:val="004F4241"/>
    <w:rsid w:val="004F4725"/>
    <w:rsid w:val="004F4979"/>
    <w:rsid w:val="004F4EBF"/>
    <w:rsid w:val="004F52AD"/>
    <w:rsid w:val="004F5930"/>
    <w:rsid w:val="004F5C2F"/>
    <w:rsid w:val="004F6AA9"/>
    <w:rsid w:val="004F74AE"/>
    <w:rsid w:val="00501F50"/>
    <w:rsid w:val="005024F7"/>
    <w:rsid w:val="005025A6"/>
    <w:rsid w:val="00502927"/>
    <w:rsid w:val="00502A86"/>
    <w:rsid w:val="0050391D"/>
    <w:rsid w:val="00503C6D"/>
    <w:rsid w:val="00503CA2"/>
    <w:rsid w:val="00504D73"/>
    <w:rsid w:val="00504DEB"/>
    <w:rsid w:val="00505E35"/>
    <w:rsid w:val="00505F67"/>
    <w:rsid w:val="005060D4"/>
    <w:rsid w:val="005064AD"/>
    <w:rsid w:val="00506FBE"/>
    <w:rsid w:val="00510608"/>
    <w:rsid w:val="00510E2D"/>
    <w:rsid w:val="00510F20"/>
    <w:rsid w:val="00510FBA"/>
    <w:rsid w:val="0051136E"/>
    <w:rsid w:val="0051229E"/>
    <w:rsid w:val="0051239F"/>
    <w:rsid w:val="00512D59"/>
    <w:rsid w:val="005136BE"/>
    <w:rsid w:val="005139C3"/>
    <w:rsid w:val="00515857"/>
    <w:rsid w:val="00515BC2"/>
    <w:rsid w:val="00517BDB"/>
    <w:rsid w:val="00520376"/>
    <w:rsid w:val="0052094B"/>
    <w:rsid w:val="00520E37"/>
    <w:rsid w:val="00521C6D"/>
    <w:rsid w:val="00523601"/>
    <w:rsid w:val="0052390C"/>
    <w:rsid w:val="00523E10"/>
    <w:rsid w:val="0052402F"/>
    <w:rsid w:val="00524169"/>
    <w:rsid w:val="00524C6B"/>
    <w:rsid w:val="005252E5"/>
    <w:rsid w:val="00525614"/>
    <w:rsid w:val="00525868"/>
    <w:rsid w:val="00525C12"/>
    <w:rsid w:val="00526626"/>
    <w:rsid w:val="00526884"/>
    <w:rsid w:val="00527019"/>
    <w:rsid w:val="0052731A"/>
    <w:rsid w:val="005273E5"/>
    <w:rsid w:val="00527F8D"/>
    <w:rsid w:val="00530A35"/>
    <w:rsid w:val="0053129A"/>
    <w:rsid w:val="00531355"/>
    <w:rsid w:val="0053153F"/>
    <w:rsid w:val="00531769"/>
    <w:rsid w:val="005317E0"/>
    <w:rsid w:val="00532020"/>
    <w:rsid w:val="00532935"/>
    <w:rsid w:val="00533A46"/>
    <w:rsid w:val="00533BB8"/>
    <w:rsid w:val="00534B41"/>
    <w:rsid w:val="005358AB"/>
    <w:rsid w:val="00535BDA"/>
    <w:rsid w:val="00536060"/>
    <w:rsid w:val="00536517"/>
    <w:rsid w:val="00536C03"/>
    <w:rsid w:val="00537522"/>
    <w:rsid w:val="00537684"/>
    <w:rsid w:val="00537B47"/>
    <w:rsid w:val="00537F09"/>
    <w:rsid w:val="00540D83"/>
    <w:rsid w:val="005418EE"/>
    <w:rsid w:val="00542198"/>
    <w:rsid w:val="00542C78"/>
    <w:rsid w:val="00542FD5"/>
    <w:rsid w:val="00543774"/>
    <w:rsid w:val="00544387"/>
    <w:rsid w:val="00544637"/>
    <w:rsid w:val="00544658"/>
    <w:rsid w:val="005446F4"/>
    <w:rsid w:val="00545606"/>
    <w:rsid w:val="00545EA2"/>
    <w:rsid w:val="00546740"/>
    <w:rsid w:val="005467DE"/>
    <w:rsid w:val="005508EB"/>
    <w:rsid w:val="00550BBD"/>
    <w:rsid w:val="00550E24"/>
    <w:rsid w:val="005515AC"/>
    <w:rsid w:val="0055236C"/>
    <w:rsid w:val="005527A2"/>
    <w:rsid w:val="005529F4"/>
    <w:rsid w:val="00552A43"/>
    <w:rsid w:val="00553994"/>
    <w:rsid w:val="00553AA7"/>
    <w:rsid w:val="00554817"/>
    <w:rsid w:val="00554C5A"/>
    <w:rsid w:val="00554E16"/>
    <w:rsid w:val="00556318"/>
    <w:rsid w:val="00556B62"/>
    <w:rsid w:val="0055725F"/>
    <w:rsid w:val="005602DA"/>
    <w:rsid w:val="00560AB5"/>
    <w:rsid w:val="00560F89"/>
    <w:rsid w:val="0056182A"/>
    <w:rsid w:val="00561960"/>
    <w:rsid w:val="00563106"/>
    <w:rsid w:val="005638AF"/>
    <w:rsid w:val="005645A5"/>
    <w:rsid w:val="005649A6"/>
    <w:rsid w:val="0056540F"/>
    <w:rsid w:val="005655C5"/>
    <w:rsid w:val="00565CB2"/>
    <w:rsid w:val="00566208"/>
    <w:rsid w:val="00566DA6"/>
    <w:rsid w:val="005677DE"/>
    <w:rsid w:val="005704A7"/>
    <w:rsid w:val="00570B8A"/>
    <w:rsid w:val="00571037"/>
    <w:rsid w:val="00571049"/>
    <w:rsid w:val="00571AE5"/>
    <w:rsid w:val="0057269A"/>
    <w:rsid w:val="00572717"/>
    <w:rsid w:val="00572C92"/>
    <w:rsid w:val="005746F3"/>
    <w:rsid w:val="005747F0"/>
    <w:rsid w:val="00574C1C"/>
    <w:rsid w:val="005768AE"/>
    <w:rsid w:val="00577D4B"/>
    <w:rsid w:val="00580207"/>
    <w:rsid w:val="00580966"/>
    <w:rsid w:val="00581AD8"/>
    <w:rsid w:val="00581E43"/>
    <w:rsid w:val="00582BE8"/>
    <w:rsid w:val="00582F68"/>
    <w:rsid w:val="00583759"/>
    <w:rsid w:val="0058381A"/>
    <w:rsid w:val="00583CB3"/>
    <w:rsid w:val="005850A9"/>
    <w:rsid w:val="00585498"/>
    <w:rsid w:val="005857BB"/>
    <w:rsid w:val="0058599B"/>
    <w:rsid w:val="00585CFE"/>
    <w:rsid w:val="005867CA"/>
    <w:rsid w:val="005867E8"/>
    <w:rsid w:val="005871C0"/>
    <w:rsid w:val="0058750D"/>
    <w:rsid w:val="00587DA4"/>
    <w:rsid w:val="0059004D"/>
    <w:rsid w:val="0059020A"/>
    <w:rsid w:val="00590729"/>
    <w:rsid w:val="00590AAD"/>
    <w:rsid w:val="005913DE"/>
    <w:rsid w:val="005922F6"/>
    <w:rsid w:val="005937C8"/>
    <w:rsid w:val="00593F19"/>
    <w:rsid w:val="005941BC"/>
    <w:rsid w:val="005946BF"/>
    <w:rsid w:val="005949CE"/>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B050B"/>
    <w:rsid w:val="005B10B9"/>
    <w:rsid w:val="005B44F5"/>
    <w:rsid w:val="005B5A08"/>
    <w:rsid w:val="005B76FA"/>
    <w:rsid w:val="005C012F"/>
    <w:rsid w:val="005C02E3"/>
    <w:rsid w:val="005C04E9"/>
    <w:rsid w:val="005C05A3"/>
    <w:rsid w:val="005C0C74"/>
    <w:rsid w:val="005C1033"/>
    <w:rsid w:val="005C1E77"/>
    <w:rsid w:val="005C1EE6"/>
    <w:rsid w:val="005C346E"/>
    <w:rsid w:val="005C3BB6"/>
    <w:rsid w:val="005C53BA"/>
    <w:rsid w:val="005C59E5"/>
    <w:rsid w:val="005C6254"/>
    <w:rsid w:val="005C6401"/>
    <w:rsid w:val="005C6811"/>
    <w:rsid w:val="005C6984"/>
    <w:rsid w:val="005C7865"/>
    <w:rsid w:val="005D084B"/>
    <w:rsid w:val="005D1D2F"/>
    <w:rsid w:val="005D2E38"/>
    <w:rsid w:val="005D44B5"/>
    <w:rsid w:val="005D589B"/>
    <w:rsid w:val="005D726E"/>
    <w:rsid w:val="005D72B1"/>
    <w:rsid w:val="005D7406"/>
    <w:rsid w:val="005D7935"/>
    <w:rsid w:val="005E0C08"/>
    <w:rsid w:val="005E14A4"/>
    <w:rsid w:val="005E1D43"/>
    <w:rsid w:val="005E28C9"/>
    <w:rsid w:val="005E3D60"/>
    <w:rsid w:val="005E4A94"/>
    <w:rsid w:val="005E4B58"/>
    <w:rsid w:val="005E55F2"/>
    <w:rsid w:val="005E6993"/>
    <w:rsid w:val="005E71D8"/>
    <w:rsid w:val="005E7D96"/>
    <w:rsid w:val="005F0724"/>
    <w:rsid w:val="005F0907"/>
    <w:rsid w:val="005F0AE8"/>
    <w:rsid w:val="005F0FB5"/>
    <w:rsid w:val="005F17B1"/>
    <w:rsid w:val="005F285C"/>
    <w:rsid w:val="005F28EE"/>
    <w:rsid w:val="005F2950"/>
    <w:rsid w:val="005F3939"/>
    <w:rsid w:val="005F43A6"/>
    <w:rsid w:val="005F4570"/>
    <w:rsid w:val="005F4650"/>
    <w:rsid w:val="005F4A6C"/>
    <w:rsid w:val="005F504E"/>
    <w:rsid w:val="005F5707"/>
    <w:rsid w:val="005F58C5"/>
    <w:rsid w:val="005F5995"/>
    <w:rsid w:val="005F5DDD"/>
    <w:rsid w:val="005F6122"/>
    <w:rsid w:val="005F648F"/>
    <w:rsid w:val="005F68D7"/>
    <w:rsid w:val="005F7145"/>
    <w:rsid w:val="005F7A19"/>
    <w:rsid w:val="0060044E"/>
    <w:rsid w:val="00601678"/>
    <w:rsid w:val="00601E58"/>
    <w:rsid w:val="00604FB2"/>
    <w:rsid w:val="00605FFC"/>
    <w:rsid w:val="006064E3"/>
    <w:rsid w:val="0060663A"/>
    <w:rsid w:val="00606906"/>
    <w:rsid w:val="006074B6"/>
    <w:rsid w:val="006075D1"/>
    <w:rsid w:val="00607A36"/>
    <w:rsid w:val="00607F79"/>
    <w:rsid w:val="00610505"/>
    <w:rsid w:val="00610560"/>
    <w:rsid w:val="006118C5"/>
    <w:rsid w:val="00612590"/>
    <w:rsid w:val="006128FF"/>
    <w:rsid w:val="00612A7A"/>
    <w:rsid w:val="00612C33"/>
    <w:rsid w:val="00612D27"/>
    <w:rsid w:val="00613029"/>
    <w:rsid w:val="00614D0A"/>
    <w:rsid w:val="00615068"/>
    <w:rsid w:val="006150DE"/>
    <w:rsid w:val="00615F6E"/>
    <w:rsid w:val="006174E3"/>
    <w:rsid w:val="00617669"/>
    <w:rsid w:val="00617F9D"/>
    <w:rsid w:val="00620155"/>
    <w:rsid w:val="00621B12"/>
    <w:rsid w:val="006221D0"/>
    <w:rsid w:val="00623014"/>
    <w:rsid w:val="00623A4A"/>
    <w:rsid w:val="00623AD8"/>
    <w:rsid w:val="00624119"/>
    <w:rsid w:val="00624558"/>
    <w:rsid w:val="0062568D"/>
    <w:rsid w:val="00625763"/>
    <w:rsid w:val="00625BF2"/>
    <w:rsid w:val="006274A7"/>
    <w:rsid w:val="006277F8"/>
    <w:rsid w:val="00627F15"/>
    <w:rsid w:val="00630F3D"/>
    <w:rsid w:val="00632672"/>
    <w:rsid w:val="0063336D"/>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F18"/>
    <w:rsid w:val="00646213"/>
    <w:rsid w:val="00646A7A"/>
    <w:rsid w:val="00646E4F"/>
    <w:rsid w:val="00647317"/>
    <w:rsid w:val="00647F31"/>
    <w:rsid w:val="00647F54"/>
    <w:rsid w:val="00650F18"/>
    <w:rsid w:val="00651220"/>
    <w:rsid w:val="00651375"/>
    <w:rsid w:val="00651F95"/>
    <w:rsid w:val="0065256D"/>
    <w:rsid w:val="00652DAB"/>
    <w:rsid w:val="00653F4C"/>
    <w:rsid w:val="00653F63"/>
    <w:rsid w:val="00654F0C"/>
    <w:rsid w:val="00655034"/>
    <w:rsid w:val="00655538"/>
    <w:rsid w:val="006555FD"/>
    <w:rsid w:val="00655685"/>
    <w:rsid w:val="00655F83"/>
    <w:rsid w:val="00656E14"/>
    <w:rsid w:val="00657938"/>
    <w:rsid w:val="00657DE3"/>
    <w:rsid w:val="00660591"/>
    <w:rsid w:val="006608FF"/>
    <w:rsid w:val="00661340"/>
    <w:rsid w:val="00662CB1"/>
    <w:rsid w:val="00664A7F"/>
    <w:rsid w:val="00664DB5"/>
    <w:rsid w:val="00664FEA"/>
    <w:rsid w:val="00665491"/>
    <w:rsid w:val="00665573"/>
    <w:rsid w:val="0066727E"/>
    <w:rsid w:val="00667EBD"/>
    <w:rsid w:val="00667F51"/>
    <w:rsid w:val="00670A13"/>
    <w:rsid w:val="00670EC3"/>
    <w:rsid w:val="006710C7"/>
    <w:rsid w:val="00672133"/>
    <w:rsid w:val="00672B02"/>
    <w:rsid w:val="00673769"/>
    <w:rsid w:val="00673F7C"/>
    <w:rsid w:val="0067440F"/>
    <w:rsid w:val="006747F3"/>
    <w:rsid w:val="00675C1F"/>
    <w:rsid w:val="00676260"/>
    <w:rsid w:val="00677075"/>
    <w:rsid w:val="00677332"/>
    <w:rsid w:val="0067751F"/>
    <w:rsid w:val="006802F1"/>
    <w:rsid w:val="00680487"/>
    <w:rsid w:val="006811E3"/>
    <w:rsid w:val="00681814"/>
    <w:rsid w:val="00681B8A"/>
    <w:rsid w:val="006829DE"/>
    <w:rsid w:val="00683217"/>
    <w:rsid w:val="00683335"/>
    <w:rsid w:val="006841A6"/>
    <w:rsid w:val="00684444"/>
    <w:rsid w:val="00684B99"/>
    <w:rsid w:val="00685129"/>
    <w:rsid w:val="00686D37"/>
    <w:rsid w:val="00686D77"/>
    <w:rsid w:val="00686E2F"/>
    <w:rsid w:val="0068788C"/>
    <w:rsid w:val="0069034A"/>
    <w:rsid w:val="00690382"/>
    <w:rsid w:val="00691EB1"/>
    <w:rsid w:val="00692EC8"/>
    <w:rsid w:val="00692FD5"/>
    <w:rsid w:val="00692FDC"/>
    <w:rsid w:val="006935D8"/>
    <w:rsid w:val="006942D3"/>
    <w:rsid w:val="006962B8"/>
    <w:rsid w:val="006964CF"/>
    <w:rsid w:val="006966C5"/>
    <w:rsid w:val="006968DA"/>
    <w:rsid w:val="00696936"/>
    <w:rsid w:val="00696D83"/>
    <w:rsid w:val="00696F72"/>
    <w:rsid w:val="006970AD"/>
    <w:rsid w:val="00697230"/>
    <w:rsid w:val="00697E38"/>
    <w:rsid w:val="006A0DA0"/>
    <w:rsid w:val="006A1E1D"/>
    <w:rsid w:val="006A243E"/>
    <w:rsid w:val="006A2AA4"/>
    <w:rsid w:val="006A2D88"/>
    <w:rsid w:val="006A2E66"/>
    <w:rsid w:val="006A2EDB"/>
    <w:rsid w:val="006A3485"/>
    <w:rsid w:val="006A3980"/>
    <w:rsid w:val="006A39C3"/>
    <w:rsid w:val="006A3AD6"/>
    <w:rsid w:val="006A4844"/>
    <w:rsid w:val="006A506C"/>
    <w:rsid w:val="006A5E3B"/>
    <w:rsid w:val="006A5E52"/>
    <w:rsid w:val="006A60DD"/>
    <w:rsid w:val="006A6E45"/>
    <w:rsid w:val="006A7121"/>
    <w:rsid w:val="006A776F"/>
    <w:rsid w:val="006B0680"/>
    <w:rsid w:val="006B1204"/>
    <w:rsid w:val="006B134A"/>
    <w:rsid w:val="006B15D3"/>
    <w:rsid w:val="006B160E"/>
    <w:rsid w:val="006B3138"/>
    <w:rsid w:val="006B5759"/>
    <w:rsid w:val="006B57A5"/>
    <w:rsid w:val="006B5CD6"/>
    <w:rsid w:val="006B5E3F"/>
    <w:rsid w:val="006B64F7"/>
    <w:rsid w:val="006C0013"/>
    <w:rsid w:val="006C0925"/>
    <w:rsid w:val="006C262B"/>
    <w:rsid w:val="006C2881"/>
    <w:rsid w:val="006C2B95"/>
    <w:rsid w:val="006C2FCA"/>
    <w:rsid w:val="006C354E"/>
    <w:rsid w:val="006C3B02"/>
    <w:rsid w:val="006C3F89"/>
    <w:rsid w:val="006C4750"/>
    <w:rsid w:val="006C4C8C"/>
    <w:rsid w:val="006C55C2"/>
    <w:rsid w:val="006C58C6"/>
    <w:rsid w:val="006C5AB1"/>
    <w:rsid w:val="006C5FAF"/>
    <w:rsid w:val="006C63B2"/>
    <w:rsid w:val="006C7579"/>
    <w:rsid w:val="006C7E3B"/>
    <w:rsid w:val="006D07E6"/>
    <w:rsid w:val="006D0904"/>
    <w:rsid w:val="006D0C97"/>
    <w:rsid w:val="006D19F7"/>
    <w:rsid w:val="006D1A37"/>
    <w:rsid w:val="006D46A1"/>
    <w:rsid w:val="006D5471"/>
    <w:rsid w:val="006D5506"/>
    <w:rsid w:val="006D63BE"/>
    <w:rsid w:val="006D6EA8"/>
    <w:rsid w:val="006D7141"/>
    <w:rsid w:val="006D7C5A"/>
    <w:rsid w:val="006E0AA9"/>
    <w:rsid w:val="006E1015"/>
    <w:rsid w:val="006E156B"/>
    <w:rsid w:val="006E1ED4"/>
    <w:rsid w:val="006E393E"/>
    <w:rsid w:val="006E3F8E"/>
    <w:rsid w:val="006E45E8"/>
    <w:rsid w:val="006E4938"/>
    <w:rsid w:val="006E4A66"/>
    <w:rsid w:val="006E55FE"/>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657E"/>
    <w:rsid w:val="006F705D"/>
    <w:rsid w:val="006F7230"/>
    <w:rsid w:val="006F7929"/>
    <w:rsid w:val="006F7D31"/>
    <w:rsid w:val="007005BD"/>
    <w:rsid w:val="00700C5C"/>
    <w:rsid w:val="0070296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353F"/>
    <w:rsid w:val="007146B5"/>
    <w:rsid w:val="00714E85"/>
    <w:rsid w:val="0071536F"/>
    <w:rsid w:val="00715473"/>
    <w:rsid w:val="00715740"/>
    <w:rsid w:val="007171F1"/>
    <w:rsid w:val="0072049F"/>
    <w:rsid w:val="007208E4"/>
    <w:rsid w:val="007219F9"/>
    <w:rsid w:val="00721C2D"/>
    <w:rsid w:val="00721EBB"/>
    <w:rsid w:val="00722363"/>
    <w:rsid w:val="007224E8"/>
    <w:rsid w:val="00723A98"/>
    <w:rsid w:val="00723F74"/>
    <w:rsid w:val="00724279"/>
    <w:rsid w:val="007243D7"/>
    <w:rsid w:val="007246C1"/>
    <w:rsid w:val="00724F4E"/>
    <w:rsid w:val="007251E9"/>
    <w:rsid w:val="00725C00"/>
    <w:rsid w:val="007261A5"/>
    <w:rsid w:val="00726375"/>
    <w:rsid w:val="00726A37"/>
    <w:rsid w:val="007270D9"/>
    <w:rsid w:val="007271FA"/>
    <w:rsid w:val="0072774C"/>
    <w:rsid w:val="00727DBA"/>
    <w:rsid w:val="00727F20"/>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C15"/>
    <w:rsid w:val="00737C8D"/>
    <w:rsid w:val="00737DD7"/>
    <w:rsid w:val="00740599"/>
    <w:rsid w:val="00740855"/>
    <w:rsid w:val="00740EBF"/>
    <w:rsid w:val="007413FA"/>
    <w:rsid w:val="007419F8"/>
    <w:rsid w:val="00741A1C"/>
    <w:rsid w:val="00743341"/>
    <w:rsid w:val="0074368B"/>
    <w:rsid w:val="00743E79"/>
    <w:rsid w:val="0074412B"/>
    <w:rsid w:val="00744296"/>
    <w:rsid w:val="00744455"/>
    <w:rsid w:val="0074480E"/>
    <w:rsid w:val="00744F93"/>
    <w:rsid w:val="0074556F"/>
    <w:rsid w:val="00745C91"/>
    <w:rsid w:val="007469FB"/>
    <w:rsid w:val="00746A08"/>
    <w:rsid w:val="00747F69"/>
    <w:rsid w:val="0075093E"/>
    <w:rsid w:val="007514CF"/>
    <w:rsid w:val="00751A31"/>
    <w:rsid w:val="00751EEE"/>
    <w:rsid w:val="00752407"/>
    <w:rsid w:val="00752557"/>
    <w:rsid w:val="00753527"/>
    <w:rsid w:val="0075465B"/>
    <w:rsid w:val="0075554A"/>
    <w:rsid w:val="00755F24"/>
    <w:rsid w:val="00756168"/>
    <w:rsid w:val="00756B68"/>
    <w:rsid w:val="00757467"/>
    <w:rsid w:val="0076010D"/>
    <w:rsid w:val="00760C8E"/>
    <w:rsid w:val="00762ACD"/>
    <w:rsid w:val="007630CF"/>
    <w:rsid w:val="00763456"/>
    <w:rsid w:val="00763BD7"/>
    <w:rsid w:val="0076535A"/>
    <w:rsid w:val="007656CE"/>
    <w:rsid w:val="00765A7B"/>
    <w:rsid w:val="00766F97"/>
    <w:rsid w:val="00767264"/>
    <w:rsid w:val="00767933"/>
    <w:rsid w:val="00767ABD"/>
    <w:rsid w:val="00771460"/>
    <w:rsid w:val="00771597"/>
    <w:rsid w:val="00771826"/>
    <w:rsid w:val="00772041"/>
    <w:rsid w:val="007724E5"/>
    <w:rsid w:val="00772D64"/>
    <w:rsid w:val="00772ED7"/>
    <w:rsid w:val="007734E7"/>
    <w:rsid w:val="007737F1"/>
    <w:rsid w:val="0077401A"/>
    <w:rsid w:val="0077442F"/>
    <w:rsid w:val="00775057"/>
    <w:rsid w:val="007750DD"/>
    <w:rsid w:val="00775935"/>
    <w:rsid w:val="00775C4A"/>
    <w:rsid w:val="00777420"/>
    <w:rsid w:val="0077750A"/>
    <w:rsid w:val="00777C72"/>
    <w:rsid w:val="00777E5A"/>
    <w:rsid w:val="00780EE8"/>
    <w:rsid w:val="007813E9"/>
    <w:rsid w:val="00781B6B"/>
    <w:rsid w:val="00781CED"/>
    <w:rsid w:val="00781E9E"/>
    <w:rsid w:val="00782325"/>
    <w:rsid w:val="007831F4"/>
    <w:rsid w:val="00783AAB"/>
    <w:rsid w:val="007847F2"/>
    <w:rsid w:val="007848EC"/>
    <w:rsid w:val="00784F20"/>
    <w:rsid w:val="00785FBF"/>
    <w:rsid w:val="007868A0"/>
    <w:rsid w:val="00786A45"/>
    <w:rsid w:val="007876E6"/>
    <w:rsid w:val="00787EEA"/>
    <w:rsid w:val="00790297"/>
    <w:rsid w:val="00790433"/>
    <w:rsid w:val="00790F2F"/>
    <w:rsid w:val="00791348"/>
    <w:rsid w:val="00791E60"/>
    <w:rsid w:val="00791FD2"/>
    <w:rsid w:val="00792649"/>
    <w:rsid w:val="00793BE7"/>
    <w:rsid w:val="00793BF0"/>
    <w:rsid w:val="00793D5B"/>
    <w:rsid w:val="00794607"/>
    <w:rsid w:val="00794662"/>
    <w:rsid w:val="007949F4"/>
    <w:rsid w:val="0079694C"/>
    <w:rsid w:val="00796CD2"/>
    <w:rsid w:val="00797C56"/>
    <w:rsid w:val="007A01B1"/>
    <w:rsid w:val="007A02C9"/>
    <w:rsid w:val="007A06E8"/>
    <w:rsid w:val="007A0795"/>
    <w:rsid w:val="007A0875"/>
    <w:rsid w:val="007A1105"/>
    <w:rsid w:val="007A1435"/>
    <w:rsid w:val="007A191D"/>
    <w:rsid w:val="007A266F"/>
    <w:rsid w:val="007A3158"/>
    <w:rsid w:val="007A3A9B"/>
    <w:rsid w:val="007A3AC7"/>
    <w:rsid w:val="007A3E71"/>
    <w:rsid w:val="007A408B"/>
    <w:rsid w:val="007A418F"/>
    <w:rsid w:val="007A4796"/>
    <w:rsid w:val="007A51C3"/>
    <w:rsid w:val="007A5BF4"/>
    <w:rsid w:val="007A62E7"/>
    <w:rsid w:val="007A640B"/>
    <w:rsid w:val="007A6FCC"/>
    <w:rsid w:val="007A700C"/>
    <w:rsid w:val="007B05AF"/>
    <w:rsid w:val="007B06F4"/>
    <w:rsid w:val="007B0BAA"/>
    <w:rsid w:val="007B1527"/>
    <w:rsid w:val="007B1807"/>
    <w:rsid w:val="007B1873"/>
    <w:rsid w:val="007B1994"/>
    <w:rsid w:val="007B2047"/>
    <w:rsid w:val="007B24D7"/>
    <w:rsid w:val="007B2ED8"/>
    <w:rsid w:val="007B2EF7"/>
    <w:rsid w:val="007B3695"/>
    <w:rsid w:val="007B3D30"/>
    <w:rsid w:val="007B4225"/>
    <w:rsid w:val="007B5815"/>
    <w:rsid w:val="007B62C8"/>
    <w:rsid w:val="007B6548"/>
    <w:rsid w:val="007B6655"/>
    <w:rsid w:val="007B6CEA"/>
    <w:rsid w:val="007B766E"/>
    <w:rsid w:val="007B775F"/>
    <w:rsid w:val="007B7A0C"/>
    <w:rsid w:val="007C0610"/>
    <w:rsid w:val="007C0876"/>
    <w:rsid w:val="007C08EB"/>
    <w:rsid w:val="007C1589"/>
    <w:rsid w:val="007C1B9B"/>
    <w:rsid w:val="007C23CC"/>
    <w:rsid w:val="007C332F"/>
    <w:rsid w:val="007C356D"/>
    <w:rsid w:val="007C373D"/>
    <w:rsid w:val="007C3AE5"/>
    <w:rsid w:val="007C4939"/>
    <w:rsid w:val="007C58D3"/>
    <w:rsid w:val="007C6CA0"/>
    <w:rsid w:val="007C76F5"/>
    <w:rsid w:val="007D013E"/>
    <w:rsid w:val="007D0665"/>
    <w:rsid w:val="007D0698"/>
    <w:rsid w:val="007D0C52"/>
    <w:rsid w:val="007D199C"/>
    <w:rsid w:val="007D20D2"/>
    <w:rsid w:val="007D2ADE"/>
    <w:rsid w:val="007D3667"/>
    <w:rsid w:val="007D3DE9"/>
    <w:rsid w:val="007D517A"/>
    <w:rsid w:val="007D5D4E"/>
    <w:rsid w:val="007D5E0D"/>
    <w:rsid w:val="007D6223"/>
    <w:rsid w:val="007D6CDD"/>
    <w:rsid w:val="007D6E7F"/>
    <w:rsid w:val="007D7871"/>
    <w:rsid w:val="007D7BA2"/>
    <w:rsid w:val="007E0366"/>
    <w:rsid w:val="007E0DC6"/>
    <w:rsid w:val="007E16CA"/>
    <w:rsid w:val="007E1822"/>
    <w:rsid w:val="007E1954"/>
    <w:rsid w:val="007E1A17"/>
    <w:rsid w:val="007E2257"/>
    <w:rsid w:val="007E2C74"/>
    <w:rsid w:val="007E3494"/>
    <w:rsid w:val="007E34A2"/>
    <w:rsid w:val="007E3A54"/>
    <w:rsid w:val="007E3D85"/>
    <w:rsid w:val="007E3DC5"/>
    <w:rsid w:val="007E4223"/>
    <w:rsid w:val="007E4261"/>
    <w:rsid w:val="007E5099"/>
    <w:rsid w:val="007E5EEA"/>
    <w:rsid w:val="007E7584"/>
    <w:rsid w:val="007F037A"/>
    <w:rsid w:val="007F0E5A"/>
    <w:rsid w:val="007F11B5"/>
    <w:rsid w:val="007F1F4B"/>
    <w:rsid w:val="007F3682"/>
    <w:rsid w:val="007F3AA4"/>
    <w:rsid w:val="007F4368"/>
    <w:rsid w:val="007F4695"/>
    <w:rsid w:val="007F4DFC"/>
    <w:rsid w:val="007F5029"/>
    <w:rsid w:val="007F514F"/>
    <w:rsid w:val="007F571D"/>
    <w:rsid w:val="007F5DC3"/>
    <w:rsid w:val="007F626B"/>
    <w:rsid w:val="007F6B05"/>
    <w:rsid w:val="007F6DF5"/>
    <w:rsid w:val="007F7316"/>
    <w:rsid w:val="007F7ABC"/>
    <w:rsid w:val="007F7DA6"/>
    <w:rsid w:val="0080030F"/>
    <w:rsid w:val="008011EA"/>
    <w:rsid w:val="00801387"/>
    <w:rsid w:val="00801976"/>
    <w:rsid w:val="008023C0"/>
    <w:rsid w:val="00803328"/>
    <w:rsid w:val="00803984"/>
    <w:rsid w:val="00803CA7"/>
    <w:rsid w:val="00803D86"/>
    <w:rsid w:val="00804AFA"/>
    <w:rsid w:val="00805EE3"/>
    <w:rsid w:val="0080782F"/>
    <w:rsid w:val="00811173"/>
    <w:rsid w:val="00811C20"/>
    <w:rsid w:val="008120B7"/>
    <w:rsid w:val="008123BE"/>
    <w:rsid w:val="008129D8"/>
    <w:rsid w:val="00813E6F"/>
    <w:rsid w:val="00814748"/>
    <w:rsid w:val="00814817"/>
    <w:rsid w:val="00814B76"/>
    <w:rsid w:val="00814F98"/>
    <w:rsid w:val="0081524F"/>
    <w:rsid w:val="00815BDC"/>
    <w:rsid w:val="00815DDC"/>
    <w:rsid w:val="00816E3C"/>
    <w:rsid w:val="00817C83"/>
    <w:rsid w:val="0082031A"/>
    <w:rsid w:val="008206D0"/>
    <w:rsid w:val="008207EF"/>
    <w:rsid w:val="008225ED"/>
    <w:rsid w:val="008233A8"/>
    <w:rsid w:val="008236BC"/>
    <w:rsid w:val="00823873"/>
    <w:rsid w:val="00824491"/>
    <w:rsid w:val="00824508"/>
    <w:rsid w:val="008245ED"/>
    <w:rsid w:val="00825469"/>
    <w:rsid w:val="00826862"/>
    <w:rsid w:val="00827E47"/>
    <w:rsid w:val="00827F66"/>
    <w:rsid w:val="0083016E"/>
    <w:rsid w:val="008301C4"/>
    <w:rsid w:val="00830621"/>
    <w:rsid w:val="00830E02"/>
    <w:rsid w:val="0083153E"/>
    <w:rsid w:val="00832450"/>
    <w:rsid w:val="0083275F"/>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945"/>
    <w:rsid w:val="00846C97"/>
    <w:rsid w:val="00846DBF"/>
    <w:rsid w:val="00847897"/>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61DE"/>
    <w:rsid w:val="00856FC2"/>
    <w:rsid w:val="00857792"/>
    <w:rsid w:val="008610D0"/>
    <w:rsid w:val="00861264"/>
    <w:rsid w:val="0086161F"/>
    <w:rsid w:val="00861853"/>
    <w:rsid w:val="008620B6"/>
    <w:rsid w:val="008638DB"/>
    <w:rsid w:val="00863C76"/>
    <w:rsid w:val="00865D47"/>
    <w:rsid w:val="00866E22"/>
    <w:rsid w:val="00867382"/>
    <w:rsid w:val="00867F77"/>
    <w:rsid w:val="0087116A"/>
    <w:rsid w:val="00872079"/>
    <w:rsid w:val="00872551"/>
    <w:rsid w:val="008727F6"/>
    <w:rsid w:val="0087314D"/>
    <w:rsid w:val="00873400"/>
    <w:rsid w:val="00873406"/>
    <w:rsid w:val="008735F3"/>
    <w:rsid w:val="00873BF7"/>
    <w:rsid w:val="008743AA"/>
    <w:rsid w:val="008743F9"/>
    <w:rsid w:val="008747CF"/>
    <w:rsid w:val="00874817"/>
    <w:rsid w:val="0087485C"/>
    <w:rsid w:val="00874B4B"/>
    <w:rsid w:val="00875975"/>
    <w:rsid w:val="00875B2C"/>
    <w:rsid w:val="00875FD4"/>
    <w:rsid w:val="008766C4"/>
    <w:rsid w:val="00876C1F"/>
    <w:rsid w:val="008774AC"/>
    <w:rsid w:val="00880289"/>
    <w:rsid w:val="00880EC5"/>
    <w:rsid w:val="0088135C"/>
    <w:rsid w:val="0088174F"/>
    <w:rsid w:val="008818AA"/>
    <w:rsid w:val="00882120"/>
    <w:rsid w:val="00882650"/>
    <w:rsid w:val="00882CBA"/>
    <w:rsid w:val="00882CCC"/>
    <w:rsid w:val="00882E7A"/>
    <w:rsid w:val="00882F29"/>
    <w:rsid w:val="008831D8"/>
    <w:rsid w:val="008831DF"/>
    <w:rsid w:val="00884642"/>
    <w:rsid w:val="00884742"/>
    <w:rsid w:val="00884FA5"/>
    <w:rsid w:val="00885D3F"/>
    <w:rsid w:val="00886083"/>
    <w:rsid w:val="0088669C"/>
    <w:rsid w:val="008868A7"/>
    <w:rsid w:val="008869BA"/>
    <w:rsid w:val="00886AC5"/>
    <w:rsid w:val="00887980"/>
    <w:rsid w:val="00887AB2"/>
    <w:rsid w:val="00887E55"/>
    <w:rsid w:val="0089024A"/>
    <w:rsid w:val="0089078C"/>
    <w:rsid w:val="00891376"/>
    <w:rsid w:val="00891C03"/>
    <w:rsid w:val="00892CC7"/>
    <w:rsid w:val="00893853"/>
    <w:rsid w:val="00893BCD"/>
    <w:rsid w:val="00895A92"/>
    <w:rsid w:val="0089644B"/>
    <w:rsid w:val="008969DD"/>
    <w:rsid w:val="00896EEB"/>
    <w:rsid w:val="008970F4"/>
    <w:rsid w:val="00897468"/>
    <w:rsid w:val="00897574"/>
    <w:rsid w:val="008A0A4A"/>
    <w:rsid w:val="008A1424"/>
    <w:rsid w:val="008A160E"/>
    <w:rsid w:val="008A1632"/>
    <w:rsid w:val="008A2EC1"/>
    <w:rsid w:val="008A3A28"/>
    <w:rsid w:val="008A3AF0"/>
    <w:rsid w:val="008A3CA6"/>
    <w:rsid w:val="008A4D06"/>
    <w:rsid w:val="008A596D"/>
    <w:rsid w:val="008A59DD"/>
    <w:rsid w:val="008A646A"/>
    <w:rsid w:val="008A6AFE"/>
    <w:rsid w:val="008A790F"/>
    <w:rsid w:val="008A7932"/>
    <w:rsid w:val="008A7BF5"/>
    <w:rsid w:val="008B0FDD"/>
    <w:rsid w:val="008B1787"/>
    <w:rsid w:val="008B18B3"/>
    <w:rsid w:val="008B2B01"/>
    <w:rsid w:val="008B32CC"/>
    <w:rsid w:val="008B356F"/>
    <w:rsid w:val="008B4019"/>
    <w:rsid w:val="008B430E"/>
    <w:rsid w:val="008B4453"/>
    <w:rsid w:val="008B47F8"/>
    <w:rsid w:val="008B48AF"/>
    <w:rsid w:val="008B4C84"/>
    <w:rsid w:val="008B507F"/>
    <w:rsid w:val="008B57EC"/>
    <w:rsid w:val="008B5DAC"/>
    <w:rsid w:val="008B600E"/>
    <w:rsid w:val="008B7158"/>
    <w:rsid w:val="008C04CF"/>
    <w:rsid w:val="008C1459"/>
    <w:rsid w:val="008C2802"/>
    <w:rsid w:val="008C3CA7"/>
    <w:rsid w:val="008C408D"/>
    <w:rsid w:val="008C48C4"/>
    <w:rsid w:val="008C4A4B"/>
    <w:rsid w:val="008C5526"/>
    <w:rsid w:val="008C5A44"/>
    <w:rsid w:val="008C6782"/>
    <w:rsid w:val="008C68C1"/>
    <w:rsid w:val="008C6B66"/>
    <w:rsid w:val="008C6D23"/>
    <w:rsid w:val="008C6EF7"/>
    <w:rsid w:val="008C71AC"/>
    <w:rsid w:val="008C71C3"/>
    <w:rsid w:val="008D01B3"/>
    <w:rsid w:val="008D0FE3"/>
    <w:rsid w:val="008D157F"/>
    <w:rsid w:val="008D1605"/>
    <w:rsid w:val="008D2F48"/>
    <w:rsid w:val="008D3264"/>
    <w:rsid w:val="008D4C2C"/>
    <w:rsid w:val="008D4CCC"/>
    <w:rsid w:val="008D4E65"/>
    <w:rsid w:val="008D66AA"/>
    <w:rsid w:val="008D789C"/>
    <w:rsid w:val="008E0891"/>
    <w:rsid w:val="008E1B65"/>
    <w:rsid w:val="008E1FB2"/>
    <w:rsid w:val="008E2502"/>
    <w:rsid w:val="008E311C"/>
    <w:rsid w:val="008E39AB"/>
    <w:rsid w:val="008E3B38"/>
    <w:rsid w:val="008E412C"/>
    <w:rsid w:val="008E413C"/>
    <w:rsid w:val="008E44F1"/>
    <w:rsid w:val="008E552C"/>
    <w:rsid w:val="008E65BF"/>
    <w:rsid w:val="008E6D42"/>
    <w:rsid w:val="008E7FCD"/>
    <w:rsid w:val="008F0167"/>
    <w:rsid w:val="008F0658"/>
    <w:rsid w:val="008F1286"/>
    <w:rsid w:val="008F1298"/>
    <w:rsid w:val="008F152C"/>
    <w:rsid w:val="008F1E4A"/>
    <w:rsid w:val="008F1EAD"/>
    <w:rsid w:val="008F22AD"/>
    <w:rsid w:val="008F23E0"/>
    <w:rsid w:val="008F267F"/>
    <w:rsid w:val="008F3317"/>
    <w:rsid w:val="008F4958"/>
    <w:rsid w:val="008F4D2F"/>
    <w:rsid w:val="008F5283"/>
    <w:rsid w:val="008F548F"/>
    <w:rsid w:val="008F56A1"/>
    <w:rsid w:val="008F5977"/>
    <w:rsid w:val="008F5F3E"/>
    <w:rsid w:val="008F6A67"/>
    <w:rsid w:val="008F6EFC"/>
    <w:rsid w:val="008F713F"/>
    <w:rsid w:val="008F7831"/>
    <w:rsid w:val="008F7E86"/>
    <w:rsid w:val="0090063B"/>
    <w:rsid w:val="00900CD6"/>
    <w:rsid w:val="00901EC2"/>
    <w:rsid w:val="00901EF8"/>
    <w:rsid w:val="009021AD"/>
    <w:rsid w:val="00902A92"/>
    <w:rsid w:val="00902B0C"/>
    <w:rsid w:val="009031FA"/>
    <w:rsid w:val="00903AFD"/>
    <w:rsid w:val="00903CC7"/>
    <w:rsid w:val="009043BD"/>
    <w:rsid w:val="009044AF"/>
    <w:rsid w:val="009044B4"/>
    <w:rsid w:val="0090527D"/>
    <w:rsid w:val="00905916"/>
    <w:rsid w:val="00905C12"/>
    <w:rsid w:val="00905FDF"/>
    <w:rsid w:val="00906451"/>
    <w:rsid w:val="009064EC"/>
    <w:rsid w:val="009066CB"/>
    <w:rsid w:val="00906800"/>
    <w:rsid w:val="00906951"/>
    <w:rsid w:val="00906D9F"/>
    <w:rsid w:val="00906EC5"/>
    <w:rsid w:val="00907364"/>
    <w:rsid w:val="00907A93"/>
    <w:rsid w:val="00907C9C"/>
    <w:rsid w:val="009109ED"/>
    <w:rsid w:val="00911579"/>
    <w:rsid w:val="00911778"/>
    <w:rsid w:val="00911F63"/>
    <w:rsid w:val="00912165"/>
    <w:rsid w:val="00912647"/>
    <w:rsid w:val="00912B75"/>
    <w:rsid w:val="00912E24"/>
    <w:rsid w:val="009137EB"/>
    <w:rsid w:val="00913AD0"/>
    <w:rsid w:val="00914BE2"/>
    <w:rsid w:val="009159F9"/>
    <w:rsid w:val="009160B9"/>
    <w:rsid w:val="009169D0"/>
    <w:rsid w:val="00916C84"/>
    <w:rsid w:val="00916F2A"/>
    <w:rsid w:val="00917C6B"/>
    <w:rsid w:val="00917E9C"/>
    <w:rsid w:val="009200DA"/>
    <w:rsid w:val="00921390"/>
    <w:rsid w:val="0092167E"/>
    <w:rsid w:val="00921790"/>
    <w:rsid w:val="009224FF"/>
    <w:rsid w:val="0092278B"/>
    <w:rsid w:val="00923927"/>
    <w:rsid w:val="0092628F"/>
    <w:rsid w:val="009267DA"/>
    <w:rsid w:val="00926B31"/>
    <w:rsid w:val="00927630"/>
    <w:rsid w:val="00927889"/>
    <w:rsid w:val="00930036"/>
    <w:rsid w:val="009309F1"/>
    <w:rsid w:val="00930B49"/>
    <w:rsid w:val="00930C4E"/>
    <w:rsid w:val="00930C8C"/>
    <w:rsid w:val="00931788"/>
    <w:rsid w:val="0093524A"/>
    <w:rsid w:val="0093601C"/>
    <w:rsid w:val="00936E57"/>
    <w:rsid w:val="00937147"/>
    <w:rsid w:val="00937838"/>
    <w:rsid w:val="00937868"/>
    <w:rsid w:val="0093788C"/>
    <w:rsid w:val="00937994"/>
    <w:rsid w:val="00937FD3"/>
    <w:rsid w:val="00940429"/>
    <w:rsid w:val="009404FD"/>
    <w:rsid w:val="009414F8"/>
    <w:rsid w:val="009418D6"/>
    <w:rsid w:val="00941A10"/>
    <w:rsid w:val="00942128"/>
    <w:rsid w:val="00943097"/>
    <w:rsid w:val="009434ED"/>
    <w:rsid w:val="009437B4"/>
    <w:rsid w:val="00943BC3"/>
    <w:rsid w:val="00944C29"/>
    <w:rsid w:val="00944E8B"/>
    <w:rsid w:val="009456B6"/>
    <w:rsid w:val="0094572F"/>
    <w:rsid w:val="00945C0D"/>
    <w:rsid w:val="0094660B"/>
    <w:rsid w:val="00946B45"/>
    <w:rsid w:val="00946BCB"/>
    <w:rsid w:val="009472F0"/>
    <w:rsid w:val="0095048D"/>
    <w:rsid w:val="00950590"/>
    <w:rsid w:val="00950967"/>
    <w:rsid w:val="00950A49"/>
    <w:rsid w:val="00951125"/>
    <w:rsid w:val="00951A0A"/>
    <w:rsid w:val="0095256C"/>
    <w:rsid w:val="009532A7"/>
    <w:rsid w:val="0095336F"/>
    <w:rsid w:val="00953CA2"/>
    <w:rsid w:val="00955AD8"/>
    <w:rsid w:val="00955FB1"/>
    <w:rsid w:val="00957447"/>
    <w:rsid w:val="00957EB4"/>
    <w:rsid w:val="009603D0"/>
    <w:rsid w:val="00960CA1"/>
    <w:rsid w:val="00962475"/>
    <w:rsid w:val="009653E5"/>
    <w:rsid w:val="009665F5"/>
    <w:rsid w:val="00967578"/>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EAC"/>
    <w:rsid w:val="00974F48"/>
    <w:rsid w:val="0097541F"/>
    <w:rsid w:val="00975E6A"/>
    <w:rsid w:val="00977A38"/>
    <w:rsid w:val="00980755"/>
    <w:rsid w:val="00981516"/>
    <w:rsid w:val="00981C53"/>
    <w:rsid w:val="0098241E"/>
    <w:rsid w:val="009830BA"/>
    <w:rsid w:val="00983BAF"/>
    <w:rsid w:val="0098412E"/>
    <w:rsid w:val="00984596"/>
    <w:rsid w:val="00984FC5"/>
    <w:rsid w:val="009856F9"/>
    <w:rsid w:val="00986878"/>
    <w:rsid w:val="0098724B"/>
    <w:rsid w:val="009875A3"/>
    <w:rsid w:val="00987FC6"/>
    <w:rsid w:val="00987FFE"/>
    <w:rsid w:val="0099057D"/>
    <w:rsid w:val="00990C46"/>
    <w:rsid w:val="00991196"/>
    <w:rsid w:val="00991666"/>
    <w:rsid w:val="00992CFA"/>
    <w:rsid w:val="009934C6"/>
    <w:rsid w:val="00993A00"/>
    <w:rsid w:val="00993A39"/>
    <w:rsid w:val="009940F2"/>
    <w:rsid w:val="0099570E"/>
    <w:rsid w:val="00995793"/>
    <w:rsid w:val="00995EA0"/>
    <w:rsid w:val="00997042"/>
    <w:rsid w:val="00997F38"/>
    <w:rsid w:val="009A0C6E"/>
    <w:rsid w:val="009A2821"/>
    <w:rsid w:val="009A2864"/>
    <w:rsid w:val="009A399B"/>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0E0"/>
    <w:rsid w:val="009B2635"/>
    <w:rsid w:val="009B2759"/>
    <w:rsid w:val="009B2D22"/>
    <w:rsid w:val="009B2FC5"/>
    <w:rsid w:val="009B3012"/>
    <w:rsid w:val="009B3287"/>
    <w:rsid w:val="009B37C0"/>
    <w:rsid w:val="009B49F0"/>
    <w:rsid w:val="009B60D5"/>
    <w:rsid w:val="009B747B"/>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ED4"/>
    <w:rsid w:val="009C5FD9"/>
    <w:rsid w:val="009C691D"/>
    <w:rsid w:val="009C6BCF"/>
    <w:rsid w:val="009C7653"/>
    <w:rsid w:val="009C7709"/>
    <w:rsid w:val="009D004C"/>
    <w:rsid w:val="009D0520"/>
    <w:rsid w:val="009D0CB1"/>
    <w:rsid w:val="009D0D45"/>
    <w:rsid w:val="009D2085"/>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E0246"/>
    <w:rsid w:val="009E04C9"/>
    <w:rsid w:val="009E1520"/>
    <w:rsid w:val="009E15F9"/>
    <w:rsid w:val="009E1CBE"/>
    <w:rsid w:val="009E29C0"/>
    <w:rsid w:val="009E3049"/>
    <w:rsid w:val="009E36B6"/>
    <w:rsid w:val="009E6326"/>
    <w:rsid w:val="009E640D"/>
    <w:rsid w:val="009E6D44"/>
    <w:rsid w:val="009E713C"/>
    <w:rsid w:val="009E759C"/>
    <w:rsid w:val="009E75DB"/>
    <w:rsid w:val="009F020A"/>
    <w:rsid w:val="009F020F"/>
    <w:rsid w:val="009F0A6D"/>
    <w:rsid w:val="009F0E92"/>
    <w:rsid w:val="009F1694"/>
    <w:rsid w:val="009F1A87"/>
    <w:rsid w:val="009F2303"/>
    <w:rsid w:val="009F2872"/>
    <w:rsid w:val="009F2FD1"/>
    <w:rsid w:val="009F310D"/>
    <w:rsid w:val="009F32A8"/>
    <w:rsid w:val="009F3507"/>
    <w:rsid w:val="009F384B"/>
    <w:rsid w:val="009F477B"/>
    <w:rsid w:val="009F585C"/>
    <w:rsid w:val="009F60A9"/>
    <w:rsid w:val="009F633E"/>
    <w:rsid w:val="009F65AE"/>
    <w:rsid w:val="009F72B1"/>
    <w:rsid w:val="009F7C34"/>
    <w:rsid w:val="00A00A50"/>
    <w:rsid w:val="00A01F0E"/>
    <w:rsid w:val="00A0238C"/>
    <w:rsid w:val="00A0321F"/>
    <w:rsid w:val="00A0389E"/>
    <w:rsid w:val="00A040F0"/>
    <w:rsid w:val="00A0467E"/>
    <w:rsid w:val="00A0492D"/>
    <w:rsid w:val="00A04937"/>
    <w:rsid w:val="00A04C25"/>
    <w:rsid w:val="00A068A8"/>
    <w:rsid w:val="00A06AD7"/>
    <w:rsid w:val="00A06BB4"/>
    <w:rsid w:val="00A06D75"/>
    <w:rsid w:val="00A07AD6"/>
    <w:rsid w:val="00A07D82"/>
    <w:rsid w:val="00A07F51"/>
    <w:rsid w:val="00A10139"/>
    <w:rsid w:val="00A101D1"/>
    <w:rsid w:val="00A11A99"/>
    <w:rsid w:val="00A11E61"/>
    <w:rsid w:val="00A12F1B"/>
    <w:rsid w:val="00A13659"/>
    <w:rsid w:val="00A137E2"/>
    <w:rsid w:val="00A15984"/>
    <w:rsid w:val="00A15D87"/>
    <w:rsid w:val="00A16539"/>
    <w:rsid w:val="00A1790F"/>
    <w:rsid w:val="00A17FAF"/>
    <w:rsid w:val="00A20086"/>
    <w:rsid w:val="00A207B0"/>
    <w:rsid w:val="00A20CCF"/>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202E"/>
    <w:rsid w:val="00A321A7"/>
    <w:rsid w:val="00A32D9D"/>
    <w:rsid w:val="00A33203"/>
    <w:rsid w:val="00A338C2"/>
    <w:rsid w:val="00A33F48"/>
    <w:rsid w:val="00A34BED"/>
    <w:rsid w:val="00A34EAB"/>
    <w:rsid w:val="00A3586A"/>
    <w:rsid w:val="00A3598C"/>
    <w:rsid w:val="00A36D12"/>
    <w:rsid w:val="00A37EDE"/>
    <w:rsid w:val="00A40349"/>
    <w:rsid w:val="00A41E93"/>
    <w:rsid w:val="00A41F35"/>
    <w:rsid w:val="00A42724"/>
    <w:rsid w:val="00A427DC"/>
    <w:rsid w:val="00A435C3"/>
    <w:rsid w:val="00A43FC9"/>
    <w:rsid w:val="00A44292"/>
    <w:rsid w:val="00A4693D"/>
    <w:rsid w:val="00A470E1"/>
    <w:rsid w:val="00A4763D"/>
    <w:rsid w:val="00A479A9"/>
    <w:rsid w:val="00A51105"/>
    <w:rsid w:val="00A511F5"/>
    <w:rsid w:val="00A5124A"/>
    <w:rsid w:val="00A51408"/>
    <w:rsid w:val="00A5192F"/>
    <w:rsid w:val="00A535DA"/>
    <w:rsid w:val="00A53E68"/>
    <w:rsid w:val="00A5429B"/>
    <w:rsid w:val="00A54AB4"/>
    <w:rsid w:val="00A54D4D"/>
    <w:rsid w:val="00A554E8"/>
    <w:rsid w:val="00A56A1D"/>
    <w:rsid w:val="00A56A53"/>
    <w:rsid w:val="00A56C55"/>
    <w:rsid w:val="00A57997"/>
    <w:rsid w:val="00A612E8"/>
    <w:rsid w:val="00A614F4"/>
    <w:rsid w:val="00A623FE"/>
    <w:rsid w:val="00A62460"/>
    <w:rsid w:val="00A6256C"/>
    <w:rsid w:val="00A6385E"/>
    <w:rsid w:val="00A63B75"/>
    <w:rsid w:val="00A63F5B"/>
    <w:rsid w:val="00A641A5"/>
    <w:rsid w:val="00A645BD"/>
    <w:rsid w:val="00A64736"/>
    <w:rsid w:val="00A649C2"/>
    <w:rsid w:val="00A65711"/>
    <w:rsid w:val="00A659AA"/>
    <w:rsid w:val="00A661B9"/>
    <w:rsid w:val="00A66A07"/>
    <w:rsid w:val="00A66B6C"/>
    <w:rsid w:val="00A670E4"/>
    <w:rsid w:val="00A670F9"/>
    <w:rsid w:val="00A67527"/>
    <w:rsid w:val="00A678F6"/>
    <w:rsid w:val="00A71060"/>
    <w:rsid w:val="00A71A98"/>
    <w:rsid w:val="00A71BFC"/>
    <w:rsid w:val="00A73CEC"/>
    <w:rsid w:val="00A740F8"/>
    <w:rsid w:val="00A74C08"/>
    <w:rsid w:val="00A74E0A"/>
    <w:rsid w:val="00A75D93"/>
    <w:rsid w:val="00A76026"/>
    <w:rsid w:val="00A7655F"/>
    <w:rsid w:val="00A7699E"/>
    <w:rsid w:val="00A769C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8A0"/>
    <w:rsid w:val="00A90545"/>
    <w:rsid w:val="00A90A36"/>
    <w:rsid w:val="00A91333"/>
    <w:rsid w:val="00A913B6"/>
    <w:rsid w:val="00A9155C"/>
    <w:rsid w:val="00A9320C"/>
    <w:rsid w:val="00A93702"/>
    <w:rsid w:val="00A94F7B"/>
    <w:rsid w:val="00A95882"/>
    <w:rsid w:val="00A9589F"/>
    <w:rsid w:val="00A95FAE"/>
    <w:rsid w:val="00A974F5"/>
    <w:rsid w:val="00A976D9"/>
    <w:rsid w:val="00AA0B0D"/>
    <w:rsid w:val="00AA11DC"/>
    <w:rsid w:val="00AA173B"/>
    <w:rsid w:val="00AA26A8"/>
    <w:rsid w:val="00AA291C"/>
    <w:rsid w:val="00AA39CE"/>
    <w:rsid w:val="00AA3C1A"/>
    <w:rsid w:val="00AA3E9A"/>
    <w:rsid w:val="00AA4BF1"/>
    <w:rsid w:val="00AA519C"/>
    <w:rsid w:val="00AA5209"/>
    <w:rsid w:val="00AA5A3F"/>
    <w:rsid w:val="00AA5CD8"/>
    <w:rsid w:val="00AA5F57"/>
    <w:rsid w:val="00AA645A"/>
    <w:rsid w:val="00AA6CC7"/>
    <w:rsid w:val="00AA6F1A"/>
    <w:rsid w:val="00AA7333"/>
    <w:rsid w:val="00AA73A8"/>
    <w:rsid w:val="00AA7714"/>
    <w:rsid w:val="00AA7A75"/>
    <w:rsid w:val="00AB0FBB"/>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799"/>
    <w:rsid w:val="00AC1BB2"/>
    <w:rsid w:val="00AC1D46"/>
    <w:rsid w:val="00AC2465"/>
    <w:rsid w:val="00AC2BB7"/>
    <w:rsid w:val="00AC300B"/>
    <w:rsid w:val="00AC31E0"/>
    <w:rsid w:val="00AC3663"/>
    <w:rsid w:val="00AC3B77"/>
    <w:rsid w:val="00AC3E5C"/>
    <w:rsid w:val="00AC5328"/>
    <w:rsid w:val="00AC6164"/>
    <w:rsid w:val="00AC6331"/>
    <w:rsid w:val="00AC6504"/>
    <w:rsid w:val="00AC70BD"/>
    <w:rsid w:val="00AC7220"/>
    <w:rsid w:val="00AC75CC"/>
    <w:rsid w:val="00AD01CF"/>
    <w:rsid w:val="00AD04B1"/>
    <w:rsid w:val="00AD0640"/>
    <w:rsid w:val="00AD07F9"/>
    <w:rsid w:val="00AD1243"/>
    <w:rsid w:val="00AD15E7"/>
    <w:rsid w:val="00AD1CB8"/>
    <w:rsid w:val="00AD1E61"/>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4100"/>
    <w:rsid w:val="00AE456D"/>
    <w:rsid w:val="00AE4A74"/>
    <w:rsid w:val="00AE4F9A"/>
    <w:rsid w:val="00AE5551"/>
    <w:rsid w:val="00AE5C7F"/>
    <w:rsid w:val="00AE6C5C"/>
    <w:rsid w:val="00AE6CB8"/>
    <w:rsid w:val="00AE7069"/>
    <w:rsid w:val="00AE7226"/>
    <w:rsid w:val="00AF00A8"/>
    <w:rsid w:val="00AF0205"/>
    <w:rsid w:val="00AF0690"/>
    <w:rsid w:val="00AF0EF9"/>
    <w:rsid w:val="00AF0FCB"/>
    <w:rsid w:val="00AF139B"/>
    <w:rsid w:val="00AF1CD9"/>
    <w:rsid w:val="00AF1DC1"/>
    <w:rsid w:val="00AF25DD"/>
    <w:rsid w:val="00AF2764"/>
    <w:rsid w:val="00AF4EAF"/>
    <w:rsid w:val="00AF6261"/>
    <w:rsid w:val="00AF7097"/>
    <w:rsid w:val="00AF714E"/>
    <w:rsid w:val="00B00B96"/>
    <w:rsid w:val="00B01AA9"/>
    <w:rsid w:val="00B03672"/>
    <w:rsid w:val="00B03862"/>
    <w:rsid w:val="00B049CE"/>
    <w:rsid w:val="00B04DBC"/>
    <w:rsid w:val="00B0543B"/>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742"/>
    <w:rsid w:val="00B21028"/>
    <w:rsid w:val="00B21A5A"/>
    <w:rsid w:val="00B21D8D"/>
    <w:rsid w:val="00B220F7"/>
    <w:rsid w:val="00B22854"/>
    <w:rsid w:val="00B228E8"/>
    <w:rsid w:val="00B23772"/>
    <w:rsid w:val="00B23F8B"/>
    <w:rsid w:val="00B240E9"/>
    <w:rsid w:val="00B24121"/>
    <w:rsid w:val="00B2436E"/>
    <w:rsid w:val="00B2472B"/>
    <w:rsid w:val="00B24B3A"/>
    <w:rsid w:val="00B24CA3"/>
    <w:rsid w:val="00B24E1E"/>
    <w:rsid w:val="00B251A8"/>
    <w:rsid w:val="00B25201"/>
    <w:rsid w:val="00B26154"/>
    <w:rsid w:val="00B2622D"/>
    <w:rsid w:val="00B26E90"/>
    <w:rsid w:val="00B26F9E"/>
    <w:rsid w:val="00B271F5"/>
    <w:rsid w:val="00B30A2E"/>
    <w:rsid w:val="00B30F7C"/>
    <w:rsid w:val="00B3104E"/>
    <w:rsid w:val="00B321A6"/>
    <w:rsid w:val="00B32E57"/>
    <w:rsid w:val="00B345B8"/>
    <w:rsid w:val="00B34FF5"/>
    <w:rsid w:val="00B3681D"/>
    <w:rsid w:val="00B36A76"/>
    <w:rsid w:val="00B36DB5"/>
    <w:rsid w:val="00B37880"/>
    <w:rsid w:val="00B37CA8"/>
    <w:rsid w:val="00B40106"/>
    <w:rsid w:val="00B40A4B"/>
    <w:rsid w:val="00B41E32"/>
    <w:rsid w:val="00B41ED1"/>
    <w:rsid w:val="00B43672"/>
    <w:rsid w:val="00B44EA7"/>
    <w:rsid w:val="00B464C8"/>
    <w:rsid w:val="00B4679A"/>
    <w:rsid w:val="00B46A58"/>
    <w:rsid w:val="00B47394"/>
    <w:rsid w:val="00B505A1"/>
    <w:rsid w:val="00B51107"/>
    <w:rsid w:val="00B51994"/>
    <w:rsid w:val="00B52042"/>
    <w:rsid w:val="00B525EF"/>
    <w:rsid w:val="00B52DDC"/>
    <w:rsid w:val="00B53443"/>
    <w:rsid w:val="00B53783"/>
    <w:rsid w:val="00B53DF7"/>
    <w:rsid w:val="00B53F57"/>
    <w:rsid w:val="00B54129"/>
    <w:rsid w:val="00B54742"/>
    <w:rsid w:val="00B54940"/>
    <w:rsid w:val="00B55DDC"/>
    <w:rsid w:val="00B5678B"/>
    <w:rsid w:val="00B5692D"/>
    <w:rsid w:val="00B5713F"/>
    <w:rsid w:val="00B57348"/>
    <w:rsid w:val="00B5739D"/>
    <w:rsid w:val="00B57790"/>
    <w:rsid w:val="00B57954"/>
    <w:rsid w:val="00B60DD7"/>
    <w:rsid w:val="00B610B9"/>
    <w:rsid w:val="00B626A9"/>
    <w:rsid w:val="00B627E1"/>
    <w:rsid w:val="00B62869"/>
    <w:rsid w:val="00B62952"/>
    <w:rsid w:val="00B63FF6"/>
    <w:rsid w:val="00B640FB"/>
    <w:rsid w:val="00B657CE"/>
    <w:rsid w:val="00B6596A"/>
    <w:rsid w:val="00B65CF1"/>
    <w:rsid w:val="00B666EC"/>
    <w:rsid w:val="00B6692E"/>
    <w:rsid w:val="00B66A4A"/>
    <w:rsid w:val="00B66B90"/>
    <w:rsid w:val="00B678D2"/>
    <w:rsid w:val="00B67BE5"/>
    <w:rsid w:val="00B70712"/>
    <w:rsid w:val="00B7082B"/>
    <w:rsid w:val="00B712B0"/>
    <w:rsid w:val="00B721CF"/>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20BF"/>
    <w:rsid w:val="00B82324"/>
    <w:rsid w:val="00B8248E"/>
    <w:rsid w:val="00B831A3"/>
    <w:rsid w:val="00B83E1B"/>
    <w:rsid w:val="00B842D5"/>
    <w:rsid w:val="00B84A18"/>
    <w:rsid w:val="00B860E0"/>
    <w:rsid w:val="00B8660B"/>
    <w:rsid w:val="00B86B1D"/>
    <w:rsid w:val="00B86D69"/>
    <w:rsid w:val="00B87CAF"/>
    <w:rsid w:val="00B90045"/>
    <w:rsid w:val="00B9047A"/>
    <w:rsid w:val="00B916FC"/>
    <w:rsid w:val="00B91BE4"/>
    <w:rsid w:val="00B92101"/>
    <w:rsid w:val="00B94167"/>
    <w:rsid w:val="00B94AA2"/>
    <w:rsid w:val="00B95379"/>
    <w:rsid w:val="00B95A12"/>
    <w:rsid w:val="00B96880"/>
    <w:rsid w:val="00B974BD"/>
    <w:rsid w:val="00BA0C54"/>
    <w:rsid w:val="00BA0F9D"/>
    <w:rsid w:val="00BA121C"/>
    <w:rsid w:val="00BA12D1"/>
    <w:rsid w:val="00BA1AB6"/>
    <w:rsid w:val="00BA1C3E"/>
    <w:rsid w:val="00BA2416"/>
    <w:rsid w:val="00BA297B"/>
    <w:rsid w:val="00BA2AC6"/>
    <w:rsid w:val="00BA3237"/>
    <w:rsid w:val="00BA36ED"/>
    <w:rsid w:val="00BA3A54"/>
    <w:rsid w:val="00BA3FB3"/>
    <w:rsid w:val="00BA48A8"/>
    <w:rsid w:val="00BA50C0"/>
    <w:rsid w:val="00BA5176"/>
    <w:rsid w:val="00BA56CA"/>
    <w:rsid w:val="00BA5CC9"/>
    <w:rsid w:val="00BA726C"/>
    <w:rsid w:val="00BA73F9"/>
    <w:rsid w:val="00BA7E91"/>
    <w:rsid w:val="00BB016B"/>
    <w:rsid w:val="00BB063E"/>
    <w:rsid w:val="00BB08AD"/>
    <w:rsid w:val="00BB1B23"/>
    <w:rsid w:val="00BB3262"/>
    <w:rsid w:val="00BB3801"/>
    <w:rsid w:val="00BB394D"/>
    <w:rsid w:val="00BB3A97"/>
    <w:rsid w:val="00BB3AE6"/>
    <w:rsid w:val="00BB3E86"/>
    <w:rsid w:val="00BB406B"/>
    <w:rsid w:val="00BB4AA7"/>
    <w:rsid w:val="00BB4FD2"/>
    <w:rsid w:val="00BB5143"/>
    <w:rsid w:val="00BB51A6"/>
    <w:rsid w:val="00BB5741"/>
    <w:rsid w:val="00BB626B"/>
    <w:rsid w:val="00BB6C3F"/>
    <w:rsid w:val="00BB720A"/>
    <w:rsid w:val="00BB747F"/>
    <w:rsid w:val="00BB7687"/>
    <w:rsid w:val="00BB7CD3"/>
    <w:rsid w:val="00BC003A"/>
    <w:rsid w:val="00BC0D03"/>
    <w:rsid w:val="00BC191C"/>
    <w:rsid w:val="00BC22B5"/>
    <w:rsid w:val="00BC23F9"/>
    <w:rsid w:val="00BC307A"/>
    <w:rsid w:val="00BC3A79"/>
    <w:rsid w:val="00BC4399"/>
    <w:rsid w:val="00BC4927"/>
    <w:rsid w:val="00BC585B"/>
    <w:rsid w:val="00BC5C1B"/>
    <w:rsid w:val="00BC685D"/>
    <w:rsid w:val="00BC6996"/>
    <w:rsid w:val="00BC6D36"/>
    <w:rsid w:val="00BC7232"/>
    <w:rsid w:val="00BD093C"/>
    <w:rsid w:val="00BD0D1B"/>
    <w:rsid w:val="00BD0E34"/>
    <w:rsid w:val="00BD13BF"/>
    <w:rsid w:val="00BD1D50"/>
    <w:rsid w:val="00BD2040"/>
    <w:rsid w:val="00BD2B16"/>
    <w:rsid w:val="00BD37C9"/>
    <w:rsid w:val="00BD4CBC"/>
    <w:rsid w:val="00BD4DC5"/>
    <w:rsid w:val="00BD4FAA"/>
    <w:rsid w:val="00BD5757"/>
    <w:rsid w:val="00BD6097"/>
    <w:rsid w:val="00BD6DD9"/>
    <w:rsid w:val="00BD6F94"/>
    <w:rsid w:val="00BD7F5A"/>
    <w:rsid w:val="00BE0781"/>
    <w:rsid w:val="00BE1ABC"/>
    <w:rsid w:val="00BE28AA"/>
    <w:rsid w:val="00BE2D52"/>
    <w:rsid w:val="00BE303F"/>
    <w:rsid w:val="00BE3353"/>
    <w:rsid w:val="00BE3494"/>
    <w:rsid w:val="00BE3AEC"/>
    <w:rsid w:val="00BE3D9A"/>
    <w:rsid w:val="00BE4086"/>
    <w:rsid w:val="00BE4C25"/>
    <w:rsid w:val="00BE5012"/>
    <w:rsid w:val="00BE60E4"/>
    <w:rsid w:val="00BE6139"/>
    <w:rsid w:val="00BE6442"/>
    <w:rsid w:val="00BE703A"/>
    <w:rsid w:val="00BE7249"/>
    <w:rsid w:val="00BF167B"/>
    <w:rsid w:val="00BF1FB8"/>
    <w:rsid w:val="00BF2269"/>
    <w:rsid w:val="00BF2A55"/>
    <w:rsid w:val="00BF4725"/>
    <w:rsid w:val="00BF4B60"/>
    <w:rsid w:val="00BF55B6"/>
    <w:rsid w:val="00BF5946"/>
    <w:rsid w:val="00BF5FE5"/>
    <w:rsid w:val="00BF66E6"/>
    <w:rsid w:val="00BF6D3F"/>
    <w:rsid w:val="00BF71AC"/>
    <w:rsid w:val="00BF73FE"/>
    <w:rsid w:val="00BF771B"/>
    <w:rsid w:val="00C00321"/>
    <w:rsid w:val="00C004C7"/>
    <w:rsid w:val="00C00727"/>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77FA"/>
    <w:rsid w:val="00C079E9"/>
    <w:rsid w:val="00C07A2B"/>
    <w:rsid w:val="00C102E2"/>
    <w:rsid w:val="00C10EB7"/>
    <w:rsid w:val="00C1121E"/>
    <w:rsid w:val="00C11327"/>
    <w:rsid w:val="00C116EF"/>
    <w:rsid w:val="00C11797"/>
    <w:rsid w:val="00C11EBE"/>
    <w:rsid w:val="00C1213D"/>
    <w:rsid w:val="00C12693"/>
    <w:rsid w:val="00C1367E"/>
    <w:rsid w:val="00C140B0"/>
    <w:rsid w:val="00C14F92"/>
    <w:rsid w:val="00C1592D"/>
    <w:rsid w:val="00C15ECC"/>
    <w:rsid w:val="00C1666E"/>
    <w:rsid w:val="00C16FCB"/>
    <w:rsid w:val="00C17789"/>
    <w:rsid w:val="00C2013A"/>
    <w:rsid w:val="00C214CB"/>
    <w:rsid w:val="00C217F8"/>
    <w:rsid w:val="00C21AAF"/>
    <w:rsid w:val="00C22B35"/>
    <w:rsid w:val="00C233B9"/>
    <w:rsid w:val="00C23453"/>
    <w:rsid w:val="00C23BCA"/>
    <w:rsid w:val="00C242B9"/>
    <w:rsid w:val="00C25165"/>
    <w:rsid w:val="00C257E9"/>
    <w:rsid w:val="00C25D7C"/>
    <w:rsid w:val="00C25E0E"/>
    <w:rsid w:val="00C2632C"/>
    <w:rsid w:val="00C27351"/>
    <w:rsid w:val="00C27FFC"/>
    <w:rsid w:val="00C30304"/>
    <w:rsid w:val="00C30426"/>
    <w:rsid w:val="00C30640"/>
    <w:rsid w:val="00C30749"/>
    <w:rsid w:val="00C3137E"/>
    <w:rsid w:val="00C31AC3"/>
    <w:rsid w:val="00C31BD7"/>
    <w:rsid w:val="00C31F6E"/>
    <w:rsid w:val="00C32646"/>
    <w:rsid w:val="00C32F60"/>
    <w:rsid w:val="00C33414"/>
    <w:rsid w:val="00C34604"/>
    <w:rsid w:val="00C34690"/>
    <w:rsid w:val="00C3537F"/>
    <w:rsid w:val="00C35D39"/>
    <w:rsid w:val="00C374BF"/>
    <w:rsid w:val="00C37683"/>
    <w:rsid w:val="00C37A33"/>
    <w:rsid w:val="00C37D08"/>
    <w:rsid w:val="00C37FF4"/>
    <w:rsid w:val="00C4034A"/>
    <w:rsid w:val="00C40B4A"/>
    <w:rsid w:val="00C414D1"/>
    <w:rsid w:val="00C41B47"/>
    <w:rsid w:val="00C423B2"/>
    <w:rsid w:val="00C423C2"/>
    <w:rsid w:val="00C42821"/>
    <w:rsid w:val="00C43433"/>
    <w:rsid w:val="00C456FA"/>
    <w:rsid w:val="00C4644F"/>
    <w:rsid w:val="00C465C4"/>
    <w:rsid w:val="00C46A92"/>
    <w:rsid w:val="00C47049"/>
    <w:rsid w:val="00C50137"/>
    <w:rsid w:val="00C50423"/>
    <w:rsid w:val="00C50D9C"/>
    <w:rsid w:val="00C5105B"/>
    <w:rsid w:val="00C51827"/>
    <w:rsid w:val="00C51D8B"/>
    <w:rsid w:val="00C51EDC"/>
    <w:rsid w:val="00C5239A"/>
    <w:rsid w:val="00C523E9"/>
    <w:rsid w:val="00C524D0"/>
    <w:rsid w:val="00C52717"/>
    <w:rsid w:val="00C52F8E"/>
    <w:rsid w:val="00C53B66"/>
    <w:rsid w:val="00C53B9E"/>
    <w:rsid w:val="00C54031"/>
    <w:rsid w:val="00C54A1A"/>
    <w:rsid w:val="00C550B4"/>
    <w:rsid w:val="00C55D43"/>
    <w:rsid w:val="00C56D26"/>
    <w:rsid w:val="00C570CA"/>
    <w:rsid w:val="00C57764"/>
    <w:rsid w:val="00C57A29"/>
    <w:rsid w:val="00C57C37"/>
    <w:rsid w:val="00C60C8A"/>
    <w:rsid w:val="00C60FCB"/>
    <w:rsid w:val="00C62211"/>
    <w:rsid w:val="00C6259A"/>
    <w:rsid w:val="00C62B23"/>
    <w:rsid w:val="00C62B90"/>
    <w:rsid w:val="00C630E6"/>
    <w:rsid w:val="00C63D5E"/>
    <w:rsid w:val="00C63E92"/>
    <w:rsid w:val="00C6493B"/>
    <w:rsid w:val="00C64FA9"/>
    <w:rsid w:val="00C65FFC"/>
    <w:rsid w:val="00C66946"/>
    <w:rsid w:val="00C66EDF"/>
    <w:rsid w:val="00C67B73"/>
    <w:rsid w:val="00C70439"/>
    <w:rsid w:val="00C71052"/>
    <w:rsid w:val="00C7169B"/>
    <w:rsid w:val="00C7172E"/>
    <w:rsid w:val="00C71B35"/>
    <w:rsid w:val="00C724E9"/>
    <w:rsid w:val="00C73A51"/>
    <w:rsid w:val="00C73FF9"/>
    <w:rsid w:val="00C7405B"/>
    <w:rsid w:val="00C741FB"/>
    <w:rsid w:val="00C74D3F"/>
    <w:rsid w:val="00C74DDA"/>
    <w:rsid w:val="00C74F34"/>
    <w:rsid w:val="00C75A0E"/>
    <w:rsid w:val="00C75B07"/>
    <w:rsid w:val="00C76010"/>
    <w:rsid w:val="00C76208"/>
    <w:rsid w:val="00C763EF"/>
    <w:rsid w:val="00C76BA2"/>
    <w:rsid w:val="00C76FB1"/>
    <w:rsid w:val="00C76FEE"/>
    <w:rsid w:val="00C7783C"/>
    <w:rsid w:val="00C80546"/>
    <w:rsid w:val="00C81131"/>
    <w:rsid w:val="00C8134B"/>
    <w:rsid w:val="00C817F1"/>
    <w:rsid w:val="00C81930"/>
    <w:rsid w:val="00C81C85"/>
    <w:rsid w:val="00C81EAB"/>
    <w:rsid w:val="00C82CEE"/>
    <w:rsid w:val="00C83ED8"/>
    <w:rsid w:val="00C8412C"/>
    <w:rsid w:val="00C84750"/>
    <w:rsid w:val="00C848B9"/>
    <w:rsid w:val="00C849E1"/>
    <w:rsid w:val="00C85551"/>
    <w:rsid w:val="00C85A25"/>
    <w:rsid w:val="00C85F45"/>
    <w:rsid w:val="00C86292"/>
    <w:rsid w:val="00C8674D"/>
    <w:rsid w:val="00C87415"/>
    <w:rsid w:val="00C9085B"/>
    <w:rsid w:val="00C90F98"/>
    <w:rsid w:val="00C9121E"/>
    <w:rsid w:val="00C9237B"/>
    <w:rsid w:val="00C92723"/>
    <w:rsid w:val="00C92FFA"/>
    <w:rsid w:val="00C93080"/>
    <w:rsid w:val="00C93840"/>
    <w:rsid w:val="00C946A5"/>
    <w:rsid w:val="00C94B3F"/>
    <w:rsid w:val="00C96D8D"/>
    <w:rsid w:val="00C96E49"/>
    <w:rsid w:val="00C974FD"/>
    <w:rsid w:val="00C97AEF"/>
    <w:rsid w:val="00C97E05"/>
    <w:rsid w:val="00CA03FF"/>
    <w:rsid w:val="00CA065E"/>
    <w:rsid w:val="00CA33F3"/>
    <w:rsid w:val="00CA3A1A"/>
    <w:rsid w:val="00CA6B78"/>
    <w:rsid w:val="00CA6F20"/>
    <w:rsid w:val="00CA73FF"/>
    <w:rsid w:val="00CB0327"/>
    <w:rsid w:val="00CB1333"/>
    <w:rsid w:val="00CB2110"/>
    <w:rsid w:val="00CB2366"/>
    <w:rsid w:val="00CB267D"/>
    <w:rsid w:val="00CB28B4"/>
    <w:rsid w:val="00CB2ACE"/>
    <w:rsid w:val="00CB2D1B"/>
    <w:rsid w:val="00CB3660"/>
    <w:rsid w:val="00CB36A5"/>
    <w:rsid w:val="00CB3D40"/>
    <w:rsid w:val="00CB3DA1"/>
    <w:rsid w:val="00CB4393"/>
    <w:rsid w:val="00CB4591"/>
    <w:rsid w:val="00CB47ED"/>
    <w:rsid w:val="00CB52DB"/>
    <w:rsid w:val="00CB558B"/>
    <w:rsid w:val="00CB67FF"/>
    <w:rsid w:val="00CB7F7D"/>
    <w:rsid w:val="00CB7F85"/>
    <w:rsid w:val="00CC0611"/>
    <w:rsid w:val="00CC1538"/>
    <w:rsid w:val="00CC1FAC"/>
    <w:rsid w:val="00CC275A"/>
    <w:rsid w:val="00CC3E4E"/>
    <w:rsid w:val="00CC58FD"/>
    <w:rsid w:val="00CC69BC"/>
    <w:rsid w:val="00CC709E"/>
    <w:rsid w:val="00CC796F"/>
    <w:rsid w:val="00CC7D3F"/>
    <w:rsid w:val="00CD00DE"/>
    <w:rsid w:val="00CD0864"/>
    <w:rsid w:val="00CD191F"/>
    <w:rsid w:val="00CD1D6A"/>
    <w:rsid w:val="00CD2626"/>
    <w:rsid w:val="00CD4045"/>
    <w:rsid w:val="00CD466F"/>
    <w:rsid w:val="00CD4B9D"/>
    <w:rsid w:val="00CD4F36"/>
    <w:rsid w:val="00CD530B"/>
    <w:rsid w:val="00CD55AF"/>
    <w:rsid w:val="00CD5B44"/>
    <w:rsid w:val="00CD5B87"/>
    <w:rsid w:val="00CD7766"/>
    <w:rsid w:val="00CD78FF"/>
    <w:rsid w:val="00CD7A6B"/>
    <w:rsid w:val="00CE0026"/>
    <w:rsid w:val="00CE029A"/>
    <w:rsid w:val="00CE02B7"/>
    <w:rsid w:val="00CE052E"/>
    <w:rsid w:val="00CE159A"/>
    <w:rsid w:val="00CE1D68"/>
    <w:rsid w:val="00CE214E"/>
    <w:rsid w:val="00CE238C"/>
    <w:rsid w:val="00CE35AE"/>
    <w:rsid w:val="00CE36DC"/>
    <w:rsid w:val="00CE38A2"/>
    <w:rsid w:val="00CE4D7B"/>
    <w:rsid w:val="00CE725D"/>
    <w:rsid w:val="00CE78B8"/>
    <w:rsid w:val="00CE7AC3"/>
    <w:rsid w:val="00CF004A"/>
    <w:rsid w:val="00CF0B41"/>
    <w:rsid w:val="00CF0EC5"/>
    <w:rsid w:val="00CF1345"/>
    <w:rsid w:val="00CF14E2"/>
    <w:rsid w:val="00CF26FB"/>
    <w:rsid w:val="00CF2A21"/>
    <w:rsid w:val="00CF46DE"/>
    <w:rsid w:val="00CF690F"/>
    <w:rsid w:val="00CF70D2"/>
    <w:rsid w:val="00CF7A55"/>
    <w:rsid w:val="00D0024D"/>
    <w:rsid w:val="00D00287"/>
    <w:rsid w:val="00D0044B"/>
    <w:rsid w:val="00D00797"/>
    <w:rsid w:val="00D01B75"/>
    <w:rsid w:val="00D02020"/>
    <w:rsid w:val="00D02397"/>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211"/>
    <w:rsid w:val="00D1263C"/>
    <w:rsid w:val="00D12C93"/>
    <w:rsid w:val="00D1309D"/>
    <w:rsid w:val="00D13601"/>
    <w:rsid w:val="00D14D33"/>
    <w:rsid w:val="00D14E8E"/>
    <w:rsid w:val="00D151A3"/>
    <w:rsid w:val="00D154A2"/>
    <w:rsid w:val="00D16111"/>
    <w:rsid w:val="00D1677B"/>
    <w:rsid w:val="00D16990"/>
    <w:rsid w:val="00D17427"/>
    <w:rsid w:val="00D17A48"/>
    <w:rsid w:val="00D17B6D"/>
    <w:rsid w:val="00D20064"/>
    <w:rsid w:val="00D22D69"/>
    <w:rsid w:val="00D23EA4"/>
    <w:rsid w:val="00D25F05"/>
    <w:rsid w:val="00D25F07"/>
    <w:rsid w:val="00D26245"/>
    <w:rsid w:val="00D26AE6"/>
    <w:rsid w:val="00D26F70"/>
    <w:rsid w:val="00D270B9"/>
    <w:rsid w:val="00D273C6"/>
    <w:rsid w:val="00D3013B"/>
    <w:rsid w:val="00D3042F"/>
    <w:rsid w:val="00D3057D"/>
    <w:rsid w:val="00D307CA"/>
    <w:rsid w:val="00D30A86"/>
    <w:rsid w:val="00D30EDE"/>
    <w:rsid w:val="00D31431"/>
    <w:rsid w:val="00D31B74"/>
    <w:rsid w:val="00D3469B"/>
    <w:rsid w:val="00D34A20"/>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035"/>
    <w:rsid w:val="00D44B1C"/>
    <w:rsid w:val="00D44D43"/>
    <w:rsid w:val="00D44E67"/>
    <w:rsid w:val="00D462D6"/>
    <w:rsid w:val="00D46D69"/>
    <w:rsid w:val="00D473B2"/>
    <w:rsid w:val="00D47489"/>
    <w:rsid w:val="00D47A70"/>
    <w:rsid w:val="00D5207E"/>
    <w:rsid w:val="00D5354E"/>
    <w:rsid w:val="00D53667"/>
    <w:rsid w:val="00D53CB4"/>
    <w:rsid w:val="00D55054"/>
    <w:rsid w:val="00D559A2"/>
    <w:rsid w:val="00D55D7B"/>
    <w:rsid w:val="00D561AB"/>
    <w:rsid w:val="00D56713"/>
    <w:rsid w:val="00D56B28"/>
    <w:rsid w:val="00D56B43"/>
    <w:rsid w:val="00D56C1A"/>
    <w:rsid w:val="00D56E7A"/>
    <w:rsid w:val="00D576EF"/>
    <w:rsid w:val="00D57898"/>
    <w:rsid w:val="00D60A2A"/>
    <w:rsid w:val="00D60B8D"/>
    <w:rsid w:val="00D6185C"/>
    <w:rsid w:val="00D623C9"/>
    <w:rsid w:val="00D6334C"/>
    <w:rsid w:val="00D63FA8"/>
    <w:rsid w:val="00D63FE0"/>
    <w:rsid w:val="00D640B9"/>
    <w:rsid w:val="00D65527"/>
    <w:rsid w:val="00D657B2"/>
    <w:rsid w:val="00D657D7"/>
    <w:rsid w:val="00D65825"/>
    <w:rsid w:val="00D65C5C"/>
    <w:rsid w:val="00D65F32"/>
    <w:rsid w:val="00D669F8"/>
    <w:rsid w:val="00D6711A"/>
    <w:rsid w:val="00D679DF"/>
    <w:rsid w:val="00D67AC2"/>
    <w:rsid w:val="00D70132"/>
    <w:rsid w:val="00D702F8"/>
    <w:rsid w:val="00D70443"/>
    <w:rsid w:val="00D70491"/>
    <w:rsid w:val="00D714C4"/>
    <w:rsid w:val="00D732C5"/>
    <w:rsid w:val="00D739F0"/>
    <w:rsid w:val="00D73C68"/>
    <w:rsid w:val="00D740D0"/>
    <w:rsid w:val="00D7441A"/>
    <w:rsid w:val="00D74563"/>
    <w:rsid w:val="00D74AAF"/>
    <w:rsid w:val="00D74E95"/>
    <w:rsid w:val="00D7583A"/>
    <w:rsid w:val="00D75D01"/>
    <w:rsid w:val="00D75E75"/>
    <w:rsid w:val="00D76249"/>
    <w:rsid w:val="00D7633C"/>
    <w:rsid w:val="00D76A05"/>
    <w:rsid w:val="00D76F6F"/>
    <w:rsid w:val="00D77031"/>
    <w:rsid w:val="00D771E1"/>
    <w:rsid w:val="00D774EE"/>
    <w:rsid w:val="00D77BD0"/>
    <w:rsid w:val="00D80D92"/>
    <w:rsid w:val="00D81372"/>
    <w:rsid w:val="00D813D8"/>
    <w:rsid w:val="00D81A44"/>
    <w:rsid w:val="00D81E5A"/>
    <w:rsid w:val="00D81EAF"/>
    <w:rsid w:val="00D81F87"/>
    <w:rsid w:val="00D823E1"/>
    <w:rsid w:val="00D8258F"/>
    <w:rsid w:val="00D82F9E"/>
    <w:rsid w:val="00D83D8A"/>
    <w:rsid w:val="00D843EE"/>
    <w:rsid w:val="00D8451C"/>
    <w:rsid w:val="00D84944"/>
    <w:rsid w:val="00D84F10"/>
    <w:rsid w:val="00D85254"/>
    <w:rsid w:val="00D85691"/>
    <w:rsid w:val="00D864BD"/>
    <w:rsid w:val="00D87491"/>
    <w:rsid w:val="00D87791"/>
    <w:rsid w:val="00D87CC6"/>
    <w:rsid w:val="00D9013D"/>
    <w:rsid w:val="00D90EBB"/>
    <w:rsid w:val="00D91164"/>
    <w:rsid w:val="00D91513"/>
    <w:rsid w:val="00D923E3"/>
    <w:rsid w:val="00D933D0"/>
    <w:rsid w:val="00D9363B"/>
    <w:rsid w:val="00D94D41"/>
    <w:rsid w:val="00D94EB0"/>
    <w:rsid w:val="00D96068"/>
    <w:rsid w:val="00D96EB0"/>
    <w:rsid w:val="00D96FAD"/>
    <w:rsid w:val="00D97437"/>
    <w:rsid w:val="00D97806"/>
    <w:rsid w:val="00D979C8"/>
    <w:rsid w:val="00D97F40"/>
    <w:rsid w:val="00DA0A9A"/>
    <w:rsid w:val="00DA0DDC"/>
    <w:rsid w:val="00DA0E5D"/>
    <w:rsid w:val="00DA0E8C"/>
    <w:rsid w:val="00DA0F91"/>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6594"/>
    <w:rsid w:val="00DA7517"/>
    <w:rsid w:val="00DA78B7"/>
    <w:rsid w:val="00DA7A96"/>
    <w:rsid w:val="00DA7CB1"/>
    <w:rsid w:val="00DB1012"/>
    <w:rsid w:val="00DB179E"/>
    <w:rsid w:val="00DB2EBA"/>
    <w:rsid w:val="00DB2F2C"/>
    <w:rsid w:val="00DB3284"/>
    <w:rsid w:val="00DB3C3C"/>
    <w:rsid w:val="00DB4717"/>
    <w:rsid w:val="00DB4FBF"/>
    <w:rsid w:val="00DB50C6"/>
    <w:rsid w:val="00DB70F5"/>
    <w:rsid w:val="00DB785A"/>
    <w:rsid w:val="00DB7877"/>
    <w:rsid w:val="00DB7F15"/>
    <w:rsid w:val="00DC2406"/>
    <w:rsid w:val="00DC2714"/>
    <w:rsid w:val="00DC298E"/>
    <w:rsid w:val="00DC2F50"/>
    <w:rsid w:val="00DC3F1E"/>
    <w:rsid w:val="00DC46CC"/>
    <w:rsid w:val="00DC4A4B"/>
    <w:rsid w:val="00DC514B"/>
    <w:rsid w:val="00DC54EC"/>
    <w:rsid w:val="00DC5EA7"/>
    <w:rsid w:val="00DC611D"/>
    <w:rsid w:val="00DC69BB"/>
    <w:rsid w:val="00DC6FEA"/>
    <w:rsid w:val="00DC7A79"/>
    <w:rsid w:val="00DD0925"/>
    <w:rsid w:val="00DD1BB0"/>
    <w:rsid w:val="00DD296C"/>
    <w:rsid w:val="00DD2FCD"/>
    <w:rsid w:val="00DD31CB"/>
    <w:rsid w:val="00DD3314"/>
    <w:rsid w:val="00DD3DF1"/>
    <w:rsid w:val="00DD4B04"/>
    <w:rsid w:val="00DD4FAD"/>
    <w:rsid w:val="00DD530C"/>
    <w:rsid w:val="00DD559E"/>
    <w:rsid w:val="00DD5D2F"/>
    <w:rsid w:val="00DD607B"/>
    <w:rsid w:val="00DD6B52"/>
    <w:rsid w:val="00DD78B3"/>
    <w:rsid w:val="00DD7AFE"/>
    <w:rsid w:val="00DE0FCE"/>
    <w:rsid w:val="00DE1151"/>
    <w:rsid w:val="00DE1380"/>
    <w:rsid w:val="00DE2622"/>
    <w:rsid w:val="00DE2C2F"/>
    <w:rsid w:val="00DE3651"/>
    <w:rsid w:val="00DE3936"/>
    <w:rsid w:val="00DE4478"/>
    <w:rsid w:val="00DE4517"/>
    <w:rsid w:val="00DE4901"/>
    <w:rsid w:val="00DE50B8"/>
    <w:rsid w:val="00DE51F3"/>
    <w:rsid w:val="00DE56E8"/>
    <w:rsid w:val="00DE57E5"/>
    <w:rsid w:val="00DE5887"/>
    <w:rsid w:val="00DE5BB5"/>
    <w:rsid w:val="00DE5E00"/>
    <w:rsid w:val="00DE5F0B"/>
    <w:rsid w:val="00DE6860"/>
    <w:rsid w:val="00DE7BE4"/>
    <w:rsid w:val="00DF0684"/>
    <w:rsid w:val="00DF0FF4"/>
    <w:rsid w:val="00DF1186"/>
    <w:rsid w:val="00DF17D0"/>
    <w:rsid w:val="00DF1D7E"/>
    <w:rsid w:val="00DF2C5B"/>
    <w:rsid w:val="00DF3B98"/>
    <w:rsid w:val="00DF4D62"/>
    <w:rsid w:val="00DF53BC"/>
    <w:rsid w:val="00DF595E"/>
    <w:rsid w:val="00DF5A8F"/>
    <w:rsid w:val="00DF5C87"/>
    <w:rsid w:val="00DF619F"/>
    <w:rsid w:val="00DF6DB6"/>
    <w:rsid w:val="00E004FE"/>
    <w:rsid w:val="00E012FC"/>
    <w:rsid w:val="00E01F2B"/>
    <w:rsid w:val="00E02025"/>
    <w:rsid w:val="00E02724"/>
    <w:rsid w:val="00E02BEB"/>
    <w:rsid w:val="00E02F47"/>
    <w:rsid w:val="00E0362C"/>
    <w:rsid w:val="00E03982"/>
    <w:rsid w:val="00E041F4"/>
    <w:rsid w:val="00E05371"/>
    <w:rsid w:val="00E064D7"/>
    <w:rsid w:val="00E068DF"/>
    <w:rsid w:val="00E0781A"/>
    <w:rsid w:val="00E1011A"/>
    <w:rsid w:val="00E1036D"/>
    <w:rsid w:val="00E10E77"/>
    <w:rsid w:val="00E10F48"/>
    <w:rsid w:val="00E113F6"/>
    <w:rsid w:val="00E1208A"/>
    <w:rsid w:val="00E1228D"/>
    <w:rsid w:val="00E12599"/>
    <w:rsid w:val="00E128B3"/>
    <w:rsid w:val="00E1330F"/>
    <w:rsid w:val="00E144B8"/>
    <w:rsid w:val="00E14906"/>
    <w:rsid w:val="00E14E7B"/>
    <w:rsid w:val="00E15232"/>
    <w:rsid w:val="00E155CD"/>
    <w:rsid w:val="00E15DF9"/>
    <w:rsid w:val="00E166F5"/>
    <w:rsid w:val="00E16C9B"/>
    <w:rsid w:val="00E16CE3"/>
    <w:rsid w:val="00E16F72"/>
    <w:rsid w:val="00E17AFC"/>
    <w:rsid w:val="00E17B98"/>
    <w:rsid w:val="00E17E76"/>
    <w:rsid w:val="00E20669"/>
    <w:rsid w:val="00E218B9"/>
    <w:rsid w:val="00E21B1E"/>
    <w:rsid w:val="00E221C2"/>
    <w:rsid w:val="00E228FA"/>
    <w:rsid w:val="00E23A30"/>
    <w:rsid w:val="00E247D7"/>
    <w:rsid w:val="00E24DF5"/>
    <w:rsid w:val="00E25D89"/>
    <w:rsid w:val="00E26C15"/>
    <w:rsid w:val="00E270DD"/>
    <w:rsid w:val="00E30104"/>
    <w:rsid w:val="00E305DC"/>
    <w:rsid w:val="00E30DAA"/>
    <w:rsid w:val="00E311D1"/>
    <w:rsid w:val="00E31234"/>
    <w:rsid w:val="00E31318"/>
    <w:rsid w:val="00E316B4"/>
    <w:rsid w:val="00E32523"/>
    <w:rsid w:val="00E32F26"/>
    <w:rsid w:val="00E33305"/>
    <w:rsid w:val="00E3353F"/>
    <w:rsid w:val="00E33D0F"/>
    <w:rsid w:val="00E34091"/>
    <w:rsid w:val="00E34E75"/>
    <w:rsid w:val="00E351B7"/>
    <w:rsid w:val="00E357D9"/>
    <w:rsid w:val="00E3694D"/>
    <w:rsid w:val="00E37165"/>
    <w:rsid w:val="00E37C64"/>
    <w:rsid w:val="00E37D0E"/>
    <w:rsid w:val="00E37EAA"/>
    <w:rsid w:val="00E4084B"/>
    <w:rsid w:val="00E40A51"/>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01"/>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E67"/>
    <w:rsid w:val="00E6318C"/>
    <w:rsid w:val="00E63680"/>
    <w:rsid w:val="00E6379A"/>
    <w:rsid w:val="00E63AEB"/>
    <w:rsid w:val="00E645E6"/>
    <w:rsid w:val="00E64909"/>
    <w:rsid w:val="00E64F67"/>
    <w:rsid w:val="00E654E9"/>
    <w:rsid w:val="00E6591B"/>
    <w:rsid w:val="00E6628E"/>
    <w:rsid w:val="00E672B2"/>
    <w:rsid w:val="00E70FC7"/>
    <w:rsid w:val="00E7199B"/>
    <w:rsid w:val="00E719CB"/>
    <w:rsid w:val="00E72982"/>
    <w:rsid w:val="00E73A63"/>
    <w:rsid w:val="00E7440C"/>
    <w:rsid w:val="00E76350"/>
    <w:rsid w:val="00E76E3B"/>
    <w:rsid w:val="00E77261"/>
    <w:rsid w:val="00E7764F"/>
    <w:rsid w:val="00E77ECE"/>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C3C"/>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E0E"/>
    <w:rsid w:val="00EA6255"/>
    <w:rsid w:val="00EA6984"/>
    <w:rsid w:val="00EA6A4C"/>
    <w:rsid w:val="00EA7107"/>
    <w:rsid w:val="00EA7311"/>
    <w:rsid w:val="00EB0E40"/>
    <w:rsid w:val="00EB0F86"/>
    <w:rsid w:val="00EB10FC"/>
    <w:rsid w:val="00EB135B"/>
    <w:rsid w:val="00EB1705"/>
    <w:rsid w:val="00EB17E4"/>
    <w:rsid w:val="00EB211A"/>
    <w:rsid w:val="00EB2E91"/>
    <w:rsid w:val="00EB30EF"/>
    <w:rsid w:val="00EB345D"/>
    <w:rsid w:val="00EB4603"/>
    <w:rsid w:val="00EB471E"/>
    <w:rsid w:val="00EB64CA"/>
    <w:rsid w:val="00EB6929"/>
    <w:rsid w:val="00EB6CDD"/>
    <w:rsid w:val="00EB7F51"/>
    <w:rsid w:val="00EC018F"/>
    <w:rsid w:val="00EC0695"/>
    <w:rsid w:val="00EC0E92"/>
    <w:rsid w:val="00EC127D"/>
    <w:rsid w:val="00EC1405"/>
    <w:rsid w:val="00EC16B6"/>
    <w:rsid w:val="00EC257D"/>
    <w:rsid w:val="00EC35B3"/>
    <w:rsid w:val="00EC375B"/>
    <w:rsid w:val="00EC54E4"/>
    <w:rsid w:val="00EC6551"/>
    <w:rsid w:val="00EC65BE"/>
    <w:rsid w:val="00EC69E9"/>
    <w:rsid w:val="00EC72AD"/>
    <w:rsid w:val="00EC7771"/>
    <w:rsid w:val="00ED04C3"/>
    <w:rsid w:val="00ED136E"/>
    <w:rsid w:val="00ED19A5"/>
    <w:rsid w:val="00ED1EA2"/>
    <w:rsid w:val="00ED22AE"/>
    <w:rsid w:val="00ED2331"/>
    <w:rsid w:val="00ED2691"/>
    <w:rsid w:val="00ED26B8"/>
    <w:rsid w:val="00ED2EF6"/>
    <w:rsid w:val="00ED32B7"/>
    <w:rsid w:val="00ED37D3"/>
    <w:rsid w:val="00ED7FFD"/>
    <w:rsid w:val="00EE056D"/>
    <w:rsid w:val="00EE0AF9"/>
    <w:rsid w:val="00EE0E79"/>
    <w:rsid w:val="00EE2527"/>
    <w:rsid w:val="00EE392C"/>
    <w:rsid w:val="00EE5A40"/>
    <w:rsid w:val="00EE632A"/>
    <w:rsid w:val="00EE741A"/>
    <w:rsid w:val="00EE758F"/>
    <w:rsid w:val="00EF025D"/>
    <w:rsid w:val="00EF1E24"/>
    <w:rsid w:val="00EF22AD"/>
    <w:rsid w:val="00EF22DF"/>
    <w:rsid w:val="00EF238B"/>
    <w:rsid w:val="00EF2B38"/>
    <w:rsid w:val="00EF34FD"/>
    <w:rsid w:val="00EF5D15"/>
    <w:rsid w:val="00EF6A68"/>
    <w:rsid w:val="00EF7038"/>
    <w:rsid w:val="00EF7567"/>
    <w:rsid w:val="00EF7C6B"/>
    <w:rsid w:val="00F0006F"/>
    <w:rsid w:val="00F00199"/>
    <w:rsid w:val="00F00D7A"/>
    <w:rsid w:val="00F00DE9"/>
    <w:rsid w:val="00F00E91"/>
    <w:rsid w:val="00F010D5"/>
    <w:rsid w:val="00F01B92"/>
    <w:rsid w:val="00F01D77"/>
    <w:rsid w:val="00F02517"/>
    <w:rsid w:val="00F02542"/>
    <w:rsid w:val="00F026DB"/>
    <w:rsid w:val="00F03587"/>
    <w:rsid w:val="00F0428F"/>
    <w:rsid w:val="00F04961"/>
    <w:rsid w:val="00F058A5"/>
    <w:rsid w:val="00F05F1B"/>
    <w:rsid w:val="00F060B0"/>
    <w:rsid w:val="00F0730D"/>
    <w:rsid w:val="00F07A47"/>
    <w:rsid w:val="00F07EC7"/>
    <w:rsid w:val="00F1090E"/>
    <w:rsid w:val="00F11210"/>
    <w:rsid w:val="00F11500"/>
    <w:rsid w:val="00F11786"/>
    <w:rsid w:val="00F129B7"/>
    <w:rsid w:val="00F12A3D"/>
    <w:rsid w:val="00F12FA7"/>
    <w:rsid w:val="00F13997"/>
    <w:rsid w:val="00F14E85"/>
    <w:rsid w:val="00F150A3"/>
    <w:rsid w:val="00F15FF5"/>
    <w:rsid w:val="00F165D2"/>
    <w:rsid w:val="00F16A64"/>
    <w:rsid w:val="00F1721C"/>
    <w:rsid w:val="00F17243"/>
    <w:rsid w:val="00F17479"/>
    <w:rsid w:val="00F20183"/>
    <w:rsid w:val="00F2083B"/>
    <w:rsid w:val="00F2146A"/>
    <w:rsid w:val="00F2155D"/>
    <w:rsid w:val="00F21800"/>
    <w:rsid w:val="00F21C16"/>
    <w:rsid w:val="00F21D2F"/>
    <w:rsid w:val="00F22689"/>
    <w:rsid w:val="00F2300C"/>
    <w:rsid w:val="00F2352C"/>
    <w:rsid w:val="00F23BB3"/>
    <w:rsid w:val="00F24BA6"/>
    <w:rsid w:val="00F2530C"/>
    <w:rsid w:val="00F2538E"/>
    <w:rsid w:val="00F2643F"/>
    <w:rsid w:val="00F2678D"/>
    <w:rsid w:val="00F27B9F"/>
    <w:rsid w:val="00F3028B"/>
    <w:rsid w:val="00F302AC"/>
    <w:rsid w:val="00F31077"/>
    <w:rsid w:val="00F31473"/>
    <w:rsid w:val="00F31599"/>
    <w:rsid w:val="00F31B29"/>
    <w:rsid w:val="00F3278D"/>
    <w:rsid w:val="00F32BD8"/>
    <w:rsid w:val="00F3308F"/>
    <w:rsid w:val="00F33D53"/>
    <w:rsid w:val="00F33D91"/>
    <w:rsid w:val="00F34D54"/>
    <w:rsid w:val="00F3527D"/>
    <w:rsid w:val="00F35894"/>
    <w:rsid w:val="00F359C9"/>
    <w:rsid w:val="00F36340"/>
    <w:rsid w:val="00F3637D"/>
    <w:rsid w:val="00F36B33"/>
    <w:rsid w:val="00F36F1C"/>
    <w:rsid w:val="00F37213"/>
    <w:rsid w:val="00F37705"/>
    <w:rsid w:val="00F37EF6"/>
    <w:rsid w:val="00F37FF6"/>
    <w:rsid w:val="00F40221"/>
    <w:rsid w:val="00F40495"/>
    <w:rsid w:val="00F40566"/>
    <w:rsid w:val="00F40A21"/>
    <w:rsid w:val="00F40A3F"/>
    <w:rsid w:val="00F41F25"/>
    <w:rsid w:val="00F42D05"/>
    <w:rsid w:val="00F42FFB"/>
    <w:rsid w:val="00F4358C"/>
    <w:rsid w:val="00F445CB"/>
    <w:rsid w:val="00F4488A"/>
    <w:rsid w:val="00F448C3"/>
    <w:rsid w:val="00F449A5"/>
    <w:rsid w:val="00F44B5D"/>
    <w:rsid w:val="00F44FEA"/>
    <w:rsid w:val="00F4512D"/>
    <w:rsid w:val="00F45725"/>
    <w:rsid w:val="00F459D8"/>
    <w:rsid w:val="00F459DB"/>
    <w:rsid w:val="00F45B1F"/>
    <w:rsid w:val="00F465FE"/>
    <w:rsid w:val="00F46F80"/>
    <w:rsid w:val="00F474C8"/>
    <w:rsid w:val="00F4799B"/>
    <w:rsid w:val="00F51016"/>
    <w:rsid w:val="00F51050"/>
    <w:rsid w:val="00F51F86"/>
    <w:rsid w:val="00F52132"/>
    <w:rsid w:val="00F52365"/>
    <w:rsid w:val="00F537D3"/>
    <w:rsid w:val="00F53C8D"/>
    <w:rsid w:val="00F53CF7"/>
    <w:rsid w:val="00F53FA2"/>
    <w:rsid w:val="00F54821"/>
    <w:rsid w:val="00F54843"/>
    <w:rsid w:val="00F54A1B"/>
    <w:rsid w:val="00F550BF"/>
    <w:rsid w:val="00F5564B"/>
    <w:rsid w:val="00F56D87"/>
    <w:rsid w:val="00F56F0D"/>
    <w:rsid w:val="00F578CE"/>
    <w:rsid w:val="00F57AE2"/>
    <w:rsid w:val="00F57E01"/>
    <w:rsid w:val="00F604DC"/>
    <w:rsid w:val="00F60546"/>
    <w:rsid w:val="00F60FDB"/>
    <w:rsid w:val="00F61563"/>
    <w:rsid w:val="00F62859"/>
    <w:rsid w:val="00F62AD7"/>
    <w:rsid w:val="00F6364C"/>
    <w:rsid w:val="00F6471A"/>
    <w:rsid w:val="00F65FB1"/>
    <w:rsid w:val="00F6770F"/>
    <w:rsid w:val="00F704E5"/>
    <w:rsid w:val="00F70FAF"/>
    <w:rsid w:val="00F71149"/>
    <w:rsid w:val="00F71DFD"/>
    <w:rsid w:val="00F72E6B"/>
    <w:rsid w:val="00F73779"/>
    <w:rsid w:val="00F7405F"/>
    <w:rsid w:val="00F743B4"/>
    <w:rsid w:val="00F7440C"/>
    <w:rsid w:val="00F75113"/>
    <w:rsid w:val="00F75356"/>
    <w:rsid w:val="00F75386"/>
    <w:rsid w:val="00F75D20"/>
    <w:rsid w:val="00F764A8"/>
    <w:rsid w:val="00F769F8"/>
    <w:rsid w:val="00F76A14"/>
    <w:rsid w:val="00F77CAB"/>
    <w:rsid w:val="00F8044A"/>
    <w:rsid w:val="00F80987"/>
    <w:rsid w:val="00F80C52"/>
    <w:rsid w:val="00F80DDE"/>
    <w:rsid w:val="00F816C9"/>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031"/>
    <w:rsid w:val="00F932EB"/>
    <w:rsid w:val="00F9566E"/>
    <w:rsid w:val="00F95DFC"/>
    <w:rsid w:val="00F972FC"/>
    <w:rsid w:val="00F97BB0"/>
    <w:rsid w:val="00FA0065"/>
    <w:rsid w:val="00FA067D"/>
    <w:rsid w:val="00FA0775"/>
    <w:rsid w:val="00FA17C8"/>
    <w:rsid w:val="00FA1C13"/>
    <w:rsid w:val="00FA1D3C"/>
    <w:rsid w:val="00FA1E4A"/>
    <w:rsid w:val="00FA3F58"/>
    <w:rsid w:val="00FA4A6E"/>
    <w:rsid w:val="00FA4F1D"/>
    <w:rsid w:val="00FA5A8B"/>
    <w:rsid w:val="00FA5F7F"/>
    <w:rsid w:val="00FA621E"/>
    <w:rsid w:val="00FA69B6"/>
    <w:rsid w:val="00FA7366"/>
    <w:rsid w:val="00FA7994"/>
    <w:rsid w:val="00FA7A6C"/>
    <w:rsid w:val="00FA7AE1"/>
    <w:rsid w:val="00FB0423"/>
    <w:rsid w:val="00FB07D2"/>
    <w:rsid w:val="00FB09C9"/>
    <w:rsid w:val="00FB1505"/>
    <w:rsid w:val="00FB1A2A"/>
    <w:rsid w:val="00FB1B98"/>
    <w:rsid w:val="00FB1E88"/>
    <w:rsid w:val="00FB3296"/>
    <w:rsid w:val="00FB32F4"/>
    <w:rsid w:val="00FB39E0"/>
    <w:rsid w:val="00FB3A1C"/>
    <w:rsid w:val="00FB503E"/>
    <w:rsid w:val="00FB5083"/>
    <w:rsid w:val="00FB54E3"/>
    <w:rsid w:val="00FB5A2F"/>
    <w:rsid w:val="00FB60DA"/>
    <w:rsid w:val="00FB67E3"/>
    <w:rsid w:val="00FB6D0B"/>
    <w:rsid w:val="00FB74C8"/>
    <w:rsid w:val="00FB7F28"/>
    <w:rsid w:val="00FB7F8F"/>
    <w:rsid w:val="00FC02FC"/>
    <w:rsid w:val="00FC067C"/>
    <w:rsid w:val="00FC0E35"/>
    <w:rsid w:val="00FC28DB"/>
    <w:rsid w:val="00FC3EF7"/>
    <w:rsid w:val="00FC4046"/>
    <w:rsid w:val="00FC42C2"/>
    <w:rsid w:val="00FC52B9"/>
    <w:rsid w:val="00FC5737"/>
    <w:rsid w:val="00FC5970"/>
    <w:rsid w:val="00FC59B9"/>
    <w:rsid w:val="00FC5C16"/>
    <w:rsid w:val="00FC6205"/>
    <w:rsid w:val="00FC6385"/>
    <w:rsid w:val="00FC6FC8"/>
    <w:rsid w:val="00FC751B"/>
    <w:rsid w:val="00FC7DEC"/>
    <w:rsid w:val="00FD0131"/>
    <w:rsid w:val="00FD0561"/>
    <w:rsid w:val="00FD0AC7"/>
    <w:rsid w:val="00FD0B71"/>
    <w:rsid w:val="00FD2436"/>
    <w:rsid w:val="00FD2D48"/>
    <w:rsid w:val="00FD3382"/>
    <w:rsid w:val="00FD373F"/>
    <w:rsid w:val="00FD40CE"/>
    <w:rsid w:val="00FD4FB3"/>
    <w:rsid w:val="00FD562C"/>
    <w:rsid w:val="00FD5CDA"/>
    <w:rsid w:val="00FD6AD3"/>
    <w:rsid w:val="00FD6DF5"/>
    <w:rsid w:val="00FD77B9"/>
    <w:rsid w:val="00FD7DED"/>
    <w:rsid w:val="00FE08ED"/>
    <w:rsid w:val="00FE0C83"/>
    <w:rsid w:val="00FE14F5"/>
    <w:rsid w:val="00FE1EBF"/>
    <w:rsid w:val="00FE367D"/>
    <w:rsid w:val="00FE3B9D"/>
    <w:rsid w:val="00FE47D9"/>
    <w:rsid w:val="00FE486C"/>
    <w:rsid w:val="00FE4919"/>
    <w:rsid w:val="00FE5AF8"/>
    <w:rsid w:val="00FE5D75"/>
    <w:rsid w:val="00FE642F"/>
    <w:rsid w:val="00FE67DD"/>
    <w:rsid w:val="00FE73B7"/>
    <w:rsid w:val="00FF08AE"/>
    <w:rsid w:val="00FF0BE1"/>
    <w:rsid w:val="00FF13E7"/>
    <w:rsid w:val="00FF1C51"/>
    <w:rsid w:val="00FF2173"/>
    <w:rsid w:val="00FF2540"/>
    <w:rsid w:val="00FF295F"/>
    <w:rsid w:val="00FF2B9A"/>
    <w:rsid w:val="00FF2E18"/>
    <w:rsid w:val="00FF3CCE"/>
    <w:rsid w:val="00FF3D7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4:docId w14:val="64A87826"/>
  <w15:docId w15:val="{6F7BD9B8-AA62-4F7D-AB81-1176BE11F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5" w:uiPriority="6"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7"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iPriority="22"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24772B"/>
    <w:rPr>
      <w:rFonts w:ascii="Metric Light" w:hAnsi="Metric Light"/>
      <w:szCs w:val="24"/>
    </w:rPr>
  </w:style>
  <w:style w:type="paragraph" w:styleId="Heading1">
    <w:name w:val="heading 1"/>
    <w:next w:val="Normal"/>
    <w:link w:val="Heading1Char"/>
    <w:uiPriority w:val="2"/>
    <w:qFormat/>
    <w:rsid w:val="00902A92"/>
    <w:pPr>
      <w:keepNext/>
      <w:spacing w:after="72" w:line="240" w:lineRule="atLeast"/>
      <w:outlineLvl w:val="0"/>
    </w:pPr>
    <w:rPr>
      <w:rFonts w:ascii="Arial" w:hAnsi="Arial"/>
      <w:b/>
      <w:color w:val="000000"/>
      <w:sz w:val="28"/>
      <w:szCs w:val="34"/>
    </w:rPr>
  </w:style>
  <w:style w:type="paragraph" w:styleId="Heading2">
    <w:name w:val="heading 2"/>
    <w:basedOn w:val="Normal"/>
    <w:next w:val="Normal"/>
    <w:uiPriority w:val="3"/>
    <w:qFormat/>
    <w:rsid w:val="00461A42"/>
    <w:pPr>
      <w:keepNext/>
      <w:autoSpaceDE w:val="0"/>
      <w:autoSpaceDN w:val="0"/>
      <w:adjustRightInd w:val="0"/>
      <w:outlineLvl w:val="1"/>
    </w:pPr>
    <w:rPr>
      <w:rFonts w:ascii="Arial Bold" w:hAnsi="Arial Bold"/>
      <w:b/>
      <w:sz w:val="24"/>
      <w:szCs w:val="20"/>
    </w:rPr>
  </w:style>
  <w:style w:type="paragraph" w:styleId="Heading3">
    <w:name w:val="heading 3"/>
    <w:basedOn w:val="Normal"/>
    <w:next w:val="BodyTextLastArial10pt"/>
    <w:uiPriority w:val="4"/>
    <w:qFormat/>
    <w:rsid w:val="00494D50"/>
    <w:pPr>
      <w:keepNext/>
      <w:spacing w:line="240" w:lineRule="exact"/>
      <w:outlineLvl w:val="2"/>
    </w:pPr>
    <w:rPr>
      <w:rFonts w:ascii="Arial Bold" w:hAnsi="Arial Bold"/>
      <w:noProof/>
      <w:sz w:val="24"/>
      <w:szCs w:val="18"/>
    </w:rPr>
  </w:style>
  <w:style w:type="paragraph" w:styleId="Heading4">
    <w:name w:val="heading 4"/>
    <w:next w:val="NoParagraphStyle"/>
    <w:uiPriority w:val="5"/>
    <w:rsid w:val="009C5ED4"/>
    <w:pPr>
      <w:keepNext/>
      <w:spacing w:line="240" w:lineRule="exact"/>
      <w:outlineLvl w:val="3"/>
    </w:pPr>
    <w:rPr>
      <w:rFonts w:ascii="Metric Medium" w:hAnsi="Metric Medium"/>
      <w:sz w:val="20"/>
    </w:rPr>
  </w:style>
  <w:style w:type="paragraph" w:styleId="Heading5">
    <w:name w:val="heading 5"/>
    <w:basedOn w:val="Normal"/>
    <w:next w:val="Normal"/>
    <w:uiPriority w:val="6"/>
    <w:unhideWhenUsed/>
    <w:qFormat/>
    <w:rsid w:val="00084DD8"/>
    <w:pPr>
      <w:keepNext/>
      <w:outlineLvl w:val="4"/>
    </w:pPr>
    <w:rPr>
      <w:rFonts w:asciiTheme="majorHAnsi" w:hAnsiTheme="majorHAnsi"/>
      <w:sz w:val="22"/>
    </w:rPr>
  </w:style>
  <w:style w:type="paragraph" w:styleId="Heading6">
    <w:name w:val="heading 6"/>
    <w:basedOn w:val="Normal"/>
    <w:next w:val="Normal"/>
    <w:semiHidden/>
    <w:qFormat/>
    <w:rsid w:val="00F2538E"/>
    <w:pPr>
      <w:spacing w:before="240" w:after="60"/>
      <w:outlineLvl w:val="5"/>
    </w:pPr>
    <w:rPr>
      <w:bCs/>
      <w:szCs w:val="22"/>
    </w:rPr>
  </w:style>
  <w:style w:type="paragraph" w:styleId="Heading7">
    <w:name w:val="heading 7"/>
    <w:basedOn w:val="Normal"/>
    <w:next w:val="Normal"/>
    <w:semiHidden/>
    <w:qFormat/>
    <w:rsid w:val="00F2538E"/>
    <w:pPr>
      <w:spacing w:before="240" w:after="60"/>
      <w:outlineLvl w:val="6"/>
    </w:pPr>
  </w:style>
  <w:style w:type="paragraph" w:styleId="Heading8">
    <w:name w:val="heading 8"/>
    <w:basedOn w:val="Normal"/>
    <w:next w:val="Normal"/>
    <w:semiHidden/>
    <w:qFormat/>
    <w:rsid w:val="00F2538E"/>
    <w:pPr>
      <w:spacing w:before="240" w:after="60"/>
      <w:outlineLvl w:val="7"/>
    </w:pPr>
    <w:rPr>
      <w:i/>
      <w:iCs/>
    </w:rPr>
  </w:style>
  <w:style w:type="paragraph" w:styleId="Heading9">
    <w:name w:val="heading 9"/>
    <w:basedOn w:val="Normal"/>
    <w:next w:val="Normal"/>
    <w:semiHidden/>
    <w:qFormat/>
    <w:rsid w:val="00F2538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Arial10pt">
    <w:name w:val="Body Text_Last Arial 10pt"/>
    <w:uiPriority w:val="99"/>
    <w:rsid w:val="000C2F74"/>
    <w:pPr>
      <w:spacing w:after="320" w:line="220" w:lineRule="atLeast"/>
    </w:pPr>
    <w:rPr>
      <w:rFonts w:ascii="Arial" w:hAnsi="Arial"/>
      <w:sz w:val="20"/>
    </w:rPr>
  </w:style>
  <w:style w:type="paragraph" w:customStyle="1" w:styleId="BulletLevel1">
    <w:name w:val="Bullet Level 1"/>
    <w:uiPriority w:val="11"/>
    <w:qFormat/>
    <w:rsid w:val="00A12F1B"/>
    <w:pPr>
      <w:numPr>
        <w:numId w:val="2"/>
      </w:numPr>
      <w:tabs>
        <w:tab w:val="left" w:pos="187"/>
      </w:tabs>
      <w:spacing w:after="115" w:line="220" w:lineRule="exact"/>
    </w:pPr>
    <w:rPr>
      <w:rFonts w:ascii="Arial" w:hAnsi="Arial"/>
      <w:color w:val="000000"/>
      <w:sz w:val="20"/>
    </w:rPr>
  </w:style>
  <w:style w:type="paragraph" w:styleId="BalloonText">
    <w:name w:val="Balloon Text"/>
    <w:basedOn w:val="Normal"/>
    <w:link w:val="BalloonTextChar"/>
    <w:semiHidden/>
    <w:rsid w:val="00B13FBA"/>
    <w:rPr>
      <w:rFonts w:ascii="Tahoma" w:hAnsi="Tahoma" w:cs="Tahoma"/>
      <w:sz w:val="16"/>
      <w:szCs w:val="16"/>
    </w:rPr>
  </w:style>
  <w:style w:type="paragraph" w:customStyle="1" w:styleId="CoverHeadline32-40pt">
    <w:name w:val="Cover: Headline 32-40 pt"/>
    <w:uiPriority w:val="71"/>
    <w:rsid w:val="00EF34FD"/>
    <w:pPr>
      <w:spacing w:before="2000" w:after="200"/>
      <w:ind w:left="374" w:right="1440"/>
    </w:pPr>
    <w:rPr>
      <w:rFonts w:ascii="Arial Bold" w:eastAsia="Times" w:hAnsi="Arial Bold"/>
      <w:b/>
      <w:sz w:val="80"/>
      <w:szCs w:val="64"/>
    </w:rPr>
  </w:style>
  <w:style w:type="paragraph" w:styleId="Footer">
    <w:name w:val="footer"/>
    <w:basedOn w:val="Normal"/>
    <w:link w:val="FooterChar"/>
    <w:uiPriority w:val="99"/>
    <w:unhideWhenUsed/>
    <w:rsid w:val="00BC003A"/>
    <w:pPr>
      <w:tabs>
        <w:tab w:val="center" w:pos="4680"/>
        <w:tab w:val="right" w:pos="9360"/>
      </w:tabs>
    </w:pPr>
  </w:style>
  <w:style w:type="paragraph" w:customStyle="1" w:styleId="BulletLevel2">
    <w:name w:val="Bullet Level 2"/>
    <w:basedOn w:val="Normal"/>
    <w:uiPriority w:val="15"/>
    <w:rsid w:val="00A12F1B"/>
    <w:pPr>
      <w:numPr>
        <w:numId w:val="18"/>
      </w:numPr>
      <w:tabs>
        <w:tab w:val="left" w:pos="374"/>
      </w:tabs>
      <w:spacing w:after="115" w:line="220" w:lineRule="exact"/>
    </w:pPr>
    <w:rPr>
      <w:rFonts w:ascii="Arial" w:hAnsi="Arial"/>
      <w:sz w:val="20"/>
    </w:rPr>
  </w:style>
  <w:style w:type="paragraph" w:customStyle="1" w:styleId="TableBody8pt">
    <w:name w:val="Table Body 8pt"/>
    <w:basedOn w:val="Normal"/>
    <w:uiPriority w:val="39"/>
    <w:qFormat/>
    <w:rsid w:val="00937147"/>
    <w:pPr>
      <w:spacing w:before="60" w:after="60"/>
    </w:pPr>
    <w:rPr>
      <w:rFonts w:ascii="Arial" w:hAnsi="Arial"/>
      <w:sz w:val="16"/>
      <w:szCs w:val="20"/>
    </w:rPr>
  </w:style>
  <w:style w:type="paragraph" w:styleId="FootnoteText">
    <w:name w:val="footnote text"/>
    <w:link w:val="FootnoteTextChar"/>
    <w:uiPriority w:val="98"/>
    <w:rsid w:val="00DF53BC"/>
    <w:pPr>
      <w:tabs>
        <w:tab w:val="left" w:pos="115"/>
      </w:tabs>
      <w:adjustRightInd w:val="0"/>
      <w:spacing w:before="40" w:line="160" w:lineRule="exact"/>
      <w:ind w:left="115" w:hanging="115"/>
      <w:contextualSpacing/>
    </w:pPr>
    <w:rPr>
      <w:rFonts w:ascii="Arial" w:hAnsi="Arial"/>
      <w:sz w:val="16"/>
      <w:szCs w:val="20"/>
    </w:rPr>
  </w:style>
  <w:style w:type="paragraph" w:customStyle="1" w:styleId="TableSubcategory10ptbold">
    <w:name w:val="Table Subcategory 10pt (bold)"/>
    <w:next w:val="TableBody8pt"/>
    <w:uiPriority w:val="42"/>
    <w:rsid w:val="0042066A"/>
    <w:pPr>
      <w:spacing w:before="60" w:after="60"/>
    </w:pPr>
    <w:rPr>
      <w:rFonts w:ascii="Metric Semibold" w:hAnsi="Metric Semibold"/>
      <w:b/>
      <w:sz w:val="20"/>
      <w:szCs w:val="20"/>
    </w:rPr>
  </w:style>
  <w:style w:type="character" w:styleId="Hyperlink">
    <w:name w:val="Hyperlink"/>
    <w:basedOn w:val="DefaultParagraphFont"/>
    <w:uiPriority w:val="99"/>
    <w:rsid w:val="006802F1"/>
    <w:rPr>
      <w:rFonts w:ascii="Arial" w:hAnsi="Arial"/>
      <w:dstrike w:val="0"/>
      <w:color w:val="auto"/>
      <w:u w:val="single"/>
      <w:vertAlign w:val="baseline"/>
    </w:rPr>
  </w:style>
  <w:style w:type="character" w:customStyle="1" w:styleId="BalloonTextChar">
    <w:name w:val="Balloon Text Char"/>
    <w:basedOn w:val="DefaultParagraphFont"/>
    <w:link w:val="BalloonText"/>
    <w:semiHidden/>
    <w:rsid w:val="00B13FBA"/>
    <w:rPr>
      <w:rFonts w:ascii="Tahoma" w:hAnsi="Tahoma" w:cs="Tahoma"/>
      <w:sz w:val="16"/>
      <w:szCs w:val="16"/>
    </w:rPr>
  </w:style>
  <w:style w:type="paragraph" w:customStyle="1" w:styleId="MISCFootnote8pt">
    <w:name w:val="MISC: Footnote 8pt"/>
    <w:uiPriority w:val="89"/>
    <w:rsid w:val="0075465B"/>
    <w:pPr>
      <w:tabs>
        <w:tab w:val="left" w:pos="115"/>
      </w:tabs>
      <w:ind w:left="115" w:hanging="115"/>
    </w:pPr>
    <w:rPr>
      <w:rFonts w:ascii="HP Simplified Light" w:hAnsi="HP Simplified Light"/>
      <w:color w:val="000000"/>
      <w:sz w:val="16"/>
    </w:rPr>
  </w:style>
  <w:style w:type="character" w:customStyle="1" w:styleId="FooterChar">
    <w:name w:val="Footer Char"/>
    <w:basedOn w:val="DefaultParagraphFont"/>
    <w:link w:val="Footer"/>
    <w:uiPriority w:val="99"/>
    <w:rsid w:val="00744296"/>
    <w:rPr>
      <w:rFonts w:ascii="HP Simplified Light" w:hAnsi="HP Simplified Light"/>
      <w:szCs w:val="24"/>
    </w:rPr>
  </w:style>
  <w:style w:type="paragraph" w:styleId="TOC4">
    <w:name w:val="toc 4"/>
    <w:basedOn w:val="Normal"/>
    <w:next w:val="Normal"/>
    <w:semiHidden/>
    <w:rsid w:val="00554E16"/>
    <w:pPr>
      <w:tabs>
        <w:tab w:val="right" w:leader="dot" w:pos="8640"/>
      </w:tabs>
      <w:ind w:left="605" w:right="720"/>
    </w:pPr>
  </w:style>
  <w:style w:type="paragraph" w:customStyle="1" w:styleId="NumberedList-Level1">
    <w:name w:val="Numbered List - Level 1"/>
    <w:basedOn w:val="Normal"/>
    <w:uiPriority w:val="29"/>
    <w:rsid w:val="00C25E0E"/>
    <w:pPr>
      <w:numPr>
        <w:numId w:val="1"/>
      </w:numPr>
      <w:spacing w:after="115"/>
    </w:pPr>
    <w:rPr>
      <w:rFonts w:ascii="Arial" w:hAnsi="Arial"/>
      <w:color w:val="000000"/>
      <w:sz w:val="20"/>
    </w:rPr>
  </w:style>
  <w:style w:type="paragraph" w:styleId="TOC5">
    <w:name w:val="toc 5"/>
    <w:basedOn w:val="Normal"/>
    <w:next w:val="Normal"/>
    <w:autoRedefine/>
    <w:semiHidden/>
    <w:rsid w:val="00554E16"/>
    <w:pPr>
      <w:ind w:left="634" w:right="720"/>
    </w:pPr>
  </w:style>
  <w:style w:type="paragraph" w:styleId="TOC6">
    <w:name w:val="toc 6"/>
    <w:basedOn w:val="Normal"/>
    <w:next w:val="Normal"/>
    <w:autoRedefine/>
    <w:semiHidden/>
    <w:rsid w:val="00794662"/>
    <w:pPr>
      <w:ind w:left="800"/>
    </w:pPr>
  </w:style>
  <w:style w:type="paragraph" w:styleId="TOC7">
    <w:name w:val="toc 7"/>
    <w:basedOn w:val="Normal"/>
    <w:next w:val="Normal"/>
    <w:autoRedefine/>
    <w:semiHidden/>
    <w:rsid w:val="00794662"/>
    <w:pPr>
      <w:ind w:left="960"/>
    </w:pPr>
  </w:style>
  <w:style w:type="paragraph" w:styleId="TOC8">
    <w:name w:val="toc 8"/>
    <w:basedOn w:val="Normal"/>
    <w:next w:val="Normal"/>
    <w:autoRedefine/>
    <w:semiHidden/>
    <w:rsid w:val="00794662"/>
    <w:pPr>
      <w:ind w:left="1120"/>
    </w:pPr>
  </w:style>
  <w:style w:type="paragraph" w:styleId="TOC9">
    <w:name w:val="toc 9"/>
    <w:basedOn w:val="Normal"/>
    <w:next w:val="Normal"/>
    <w:autoRedefine/>
    <w:semiHidden/>
    <w:rsid w:val="00794662"/>
    <w:pPr>
      <w:ind w:left="1280"/>
    </w:pPr>
  </w:style>
  <w:style w:type="paragraph" w:customStyle="1" w:styleId="CoverSubtitle">
    <w:name w:val="Cover: Subtitle"/>
    <w:uiPriority w:val="74"/>
    <w:rsid w:val="00BE7249"/>
    <w:pPr>
      <w:spacing w:after="360" w:line="480" w:lineRule="exact"/>
      <w:ind w:left="374" w:right="2160"/>
    </w:pPr>
    <w:rPr>
      <w:rFonts w:ascii="Arial" w:hAnsi="Arial"/>
      <w:color w:val="000000"/>
      <w:sz w:val="44"/>
    </w:rPr>
  </w:style>
  <w:style w:type="paragraph" w:customStyle="1" w:styleId="TableBullet8pt">
    <w:name w:val="Table Bullet 8pt"/>
    <w:basedOn w:val="TableBody8pt"/>
    <w:uiPriority w:val="40"/>
    <w:qFormat/>
    <w:rsid w:val="008C2802"/>
    <w:pPr>
      <w:numPr>
        <w:numId w:val="3"/>
      </w:numPr>
      <w:tabs>
        <w:tab w:val="left" w:pos="158"/>
      </w:tabs>
      <w:ind w:left="158" w:hanging="158"/>
    </w:pPr>
  </w:style>
  <w:style w:type="paragraph" w:styleId="MacroText">
    <w:name w:val="macro"/>
    <w:semiHidden/>
    <w:rsid w:val="0079466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D80D92"/>
    <w:pPr>
      <w:numPr>
        <w:numId w:val="4"/>
      </w:numPr>
      <w:tabs>
        <w:tab w:val="left" w:pos="288"/>
      </w:tabs>
      <w:spacing w:before="60" w:after="60"/>
      <w:ind w:left="288" w:hanging="144"/>
    </w:pPr>
    <w:rPr>
      <w:rFonts w:ascii="HP Simplified Light" w:hAnsi="HP Simplified Light"/>
      <w:sz w:val="16"/>
    </w:rPr>
  </w:style>
  <w:style w:type="paragraph" w:styleId="BlockText">
    <w:name w:val="Block Text"/>
    <w:basedOn w:val="Normal"/>
    <w:semiHidden/>
    <w:rsid w:val="00794662"/>
    <w:pPr>
      <w:spacing w:after="120"/>
      <w:ind w:left="1440" w:right="1440"/>
    </w:pPr>
  </w:style>
  <w:style w:type="paragraph" w:styleId="BodyText">
    <w:name w:val="Body Text"/>
    <w:basedOn w:val="Normal"/>
    <w:semiHidden/>
    <w:rsid w:val="00794662"/>
    <w:pPr>
      <w:spacing w:after="120"/>
    </w:pPr>
  </w:style>
  <w:style w:type="paragraph" w:styleId="BodyText2">
    <w:name w:val="Body Text 2"/>
    <w:basedOn w:val="Normal"/>
    <w:semiHidden/>
    <w:rsid w:val="00794662"/>
    <w:pPr>
      <w:spacing w:after="120" w:line="480" w:lineRule="auto"/>
    </w:pPr>
  </w:style>
  <w:style w:type="paragraph" w:styleId="BodyText3">
    <w:name w:val="Body Text 3"/>
    <w:basedOn w:val="Normal"/>
    <w:semiHidden/>
    <w:rsid w:val="00794662"/>
    <w:pPr>
      <w:spacing w:after="120"/>
    </w:pPr>
    <w:rPr>
      <w:sz w:val="16"/>
      <w:szCs w:val="16"/>
    </w:rPr>
  </w:style>
  <w:style w:type="paragraph" w:styleId="BodyTextFirstIndent">
    <w:name w:val="Body Text First Indent"/>
    <w:basedOn w:val="BodyText"/>
    <w:semiHidden/>
    <w:rsid w:val="00794662"/>
    <w:pPr>
      <w:ind w:firstLine="210"/>
    </w:pPr>
  </w:style>
  <w:style w:type="paragraph" w:styleId="BodyTextIndent">
    <w:name w:val="Body Text Indent"/>
    <w:basedOn w:val="Normal"/>
    <w:semiHidden/>
    <w:rsid w:val="00794662"/>
    <w:pPr>
      <w:spacing w:after="120"/>
      <w:ind w:left="360"/>
    </w:pPr>
  </w:style>
  <w:style w:type="paragraph" w:styleId="BodyTextFirstIndent2">
    <w:name w:val="Body Text First Indent 2"/>
    <w:basedOn w:val="BodyTextIndent"/>
    <w:semiHidden/>
    <w:rsid w:val="00794662"/>
    <w:pPr>
      <w:ind w:firstLine="210"/>
    </w:pPr>
  </w:style>
  <w:style w:type="paragraph" w:styleId="BodyTextIndent2">
    <w:name w:val="Body Text Indent 2"/>
    <w:basedOn w:val="Normal"/>
    <w:semiHidden/>
    <w:rsid w:val="00794662"/>
    <w:pPr>
      <w:spacing w:after="120" w:line="480" w:lineRule="auto"/>
      <w:ind w:left="360"/>
    </w:pPr>
  </w:style>
  <w:style w:type="paragraph" w:styleId="BodyTextIndent3">
    <w:name w:val="Body Text Indent 3"/>
    <w:basedOn w:val="Normal"/>
    <w:semiHidden/>
    <w:rsid w:val="00794662"/>
    <w:pPr>
      <w:spacing w:after="120"/>
      <w:ind w:left="360"/>
    </w:pPr>
    <w:rPr>
      <w:sz w:val="16"/>
      <w:szCs w:val="16"/>
    </w:rPr>
  </w:style>
  <w:style w:type="paragraph" w:styleId="Closing">
    <w:name w:val="Closing"/>
    <w:basedOn w:val="Normal"/>
    <w:semiHidden/>
    <w:rsid w:val="00794662"/>
    <w:pPr>
      <w:ind w:left="4320"/>
    </w:pPr>
  </w:style>
  <w:style w:type="paragraph" w:styleId="Date">
    <w:name w:val="Date"/>
    <w:basedOn w:val="Normal"/>
    <w:next w:val="Normal"/>
    <w:semiHidden/>
    <w:rsid w:val="00794662"/>
  </w:style>
  <w:style w:type="paragraph" w:styleId="E-mailSignature">
    <w:name w:val="E-mail Signature"/>
    <w:basedOn w:val="Normal"/>
    <w:semiHidden/>
    <w:rsid w:val="00794662"/>
  </w:style>
  <w:style w:type="paragraph" w:styleId="EnvelopeAddress">
    <w:name w:val="envelope address"/>
    <w:basedOn w:val="Normal"/>
    <w:semiHidden/>
    <w:rsid w:val="00794662"/>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794662"/>
    <w:rPr>
      <w:rFonts w:ascii="Arial" w:hAnsi="Arial" w:cs="Arial"/>
      <w:szCs w:val="20"/>
    </w:rPr>
  </w:style>
  <w:style w:type="character" w:styleId="FollowedHyperlink">
    <w:name w:val="FollowedHyperlink"/>
    <w:basedOn w:val="DefaultParagraphFont"/>
    <w:semiHidden/>
    <w:rsid w:val="00794662"/>
    <w:rPr>
      <w:color w:val="800080"/>
      <w:u w:val="single"/>
    </w:rPr>
  </w:style>
  <w:style w:type="character" w:styleId="HTMLAcronym">
    <w:name w:val="HTML Acronym"/>
    <w:basedOn w:val="DefaultParagraphFont"/>
    <w:semiHidden/>
    <w:rsid w:val="00794662"/>
  </w:style>
  <w:style w:type="paragraph" w:styleId="HTMLAddress">
    <w:name w:val="HTML Address"/>
    <w:basedOn w:val="Normal"/>
    <w:semiHidden/>
    <w:rsid w:val="00794662"/>
    <w:rPr>
      <w:i/>
      <w:iCs/>
    </w:rPr>
  </w:style>
  <w:style w:type="character" w:styleId="HTMLCite">
    <w:name w:val="HTML Cite"/>
    <w:basedOn w:val="DefaultParagraphFont"/>
    <w:semiHidden/>
    <w:rsid w:val="00794662"/>
    <w:rPr>
      <w:i/>
      <w:iCs/>
    </w:rPr>
  </w:style>
  <w:style w:type="character" w:styleId="HTMLCode">
    <w:name w:val="HTML Code"/>
    <w:basedOn w:val="DefaultParagraphFont"/>
    <w:uiPriority w:val="99"/>
    <w:semiHidden/>
    <w:rsid w:val="00794662"/>
    <w:rPr>
      <w:rFonts w:ascii="Courier New" w:hAnsi="Courier New" w:cs="Courier New"/>
      <w:sz w:val="20"/>
      <w:szCs w:val="20"/>
    </w:rPr>
  </w:style>
  <w:style w:type="character" w:styleId="HTMLDefinition">
    <w:name w:val="HTML Definition"/>
    <w:basedOn w:val="DefaultParagraphFont"/>
    <w:semiHidden/>
    <w:rsid w:val="00794662"/>
    <w:rPr>
      <w:i/>
      <w:iCs/>
    </w:rPr>
  </w:style>
  <w:style w:type="character" w:styleId="HTMLKeyboard">
    <w:name w:val="HTML Keyboard"/>
    <w:basedOn w:val="DefaultParagraphFont"/>
    <w:semiHidden/>
    <w:rsid w:val="00794662"/>
    <w:rPr>
      <w:rFonts w:ascii="Courier New" w:hAnsi="Courier New" w:cs="Courier New"/>
      <w:sz w:val="20"/>
      <w:szCs w:val="20"/>
    </w:rPr>
  </w:style>
  <w:style w:type="paragraph" w:styleId="HTMLPreformatted">
    <w:name w:val="HTML Preformatted"/>
    <w:basedOn w:val="Normal"/>
    <w:link w:val="HTMLPreformattedChar"/>
    <w:uiPriority w:val="99"/>
    <w:rsid w:val="00794662"/>
    <w:rPr>
      <w:rFonts w:ascii="Courier New" w:hAnsi="Courier New" w:cs="Courier New"/>
      <w:szCs w:val="20"/>
    </w:rPr>
  </w:style>
  <w:style w:type="character" w:styleId="HTMLSample">
    <w:name w:val="HTML Sample"/>
    <w:basedOn w:val="DefaultParagraphFont"/>
    <w:semiHidden/>
    <w:rsid w:val="00794662"/>
    <w:rPr>
      <w:rFonts w:ascii="Courier New" w:hAnsi="Courier New" w:cs="Courier New"/>
    </w:rPr>
  </w:style>
  <w:style w:type="character" w:styleId="HTMLTypewriter">
    <w:name w:val="HTML Typewriter"/>
    <w:basedOn w:val="DefaultParagraphFont"/>
    <w:semiHidden/>
    <w:rsid w:val="00794662"/>
    <w:rPr>
      <w:rFonts w:ascii="Courier New" w:hAnsi="Courier New" w:cs="Courier New"/>
      <w:sz w:val="20"/>
      <w:szCs w:val="20"/>
    </w:rPr>
  </w:style>
  <w:style w:type="character" w:styleId="HTMLVariable">
    <w:name w:val="HTML Variable"/>
    <w:basedOn w:val="DefaultParagraphFont"/>
    <w:semiHidden/>
    <w:rsid w:val="00794662"/>
    <w:rPr>
      <w:i/>
      <w:iCs/>
    </w:rPr>
  </w:style>
  <w:style w:type="character" w:styleId="LineNumber">
    <w:name w:val="line number"/>
    <w:basedOn w:val="DefaultParagraphFont"/>
    <w:semiHidden/>
    <w:rsid w:val="00794662"/>
  </w:style>
  <w:style w:type="paragraph" w:styleId="List">
    <w:name w:val="List"/>
    <w:basedOn w:val="Normal"/>
    <w:semiHidden/>
    <w:rsid w:val="00794662"/>
    <w:pPr>
      <w:ind w:left="360" w:hanging="360"/>
    </w:pPr>
  </w:style>
  <w:style w:type="paragraph" w:styleId="List2">
    <w:name w:val="List 2"/>
    <w:basedOn w:val="Normal"/>
    <w:semiHidden/>
    <w:rsid w:val="00794662"/>
    <w:pPr>
      <w:ind w:left="720" w:hanging="360"/>
    </w:pPr>
  </w:style>
  <w:style w:type="paragraph" w:styleId="List3">
    <w:name w:val="List 3"/>
    <w:basedOn w:val="Normal"/>
    <w:semiHidden/>
    <w:rsid w:val="00794662"/>
    <w:pPr>
      <w:ind w:left="1080" w:hanging="360"/>
    </w:pPr>
  </w:style>
  <w:style w:type="paragraph" w:styleId="List4">
    <w:name w:val="List 4"/>
    <w:basedOn w:val="Normal"/>
    <w:semiHidden/>
    <w:rsid w:val="00794662"/>
    <w:pPr>
      <w:ind w:left="1440" w:hanging="360"/>
    </w:pPr>
  </w:style>
  <w:style w:type="paragraph" w:styleId="List5">
    <w:name w:val="List 5"/>
    <w:basedOn w:val="Normal"/>
    <w:semiHidden/>
    <w:rsid w:val="00794662"/>
    <w:pPr>
      <w:ind w:left="1800" w:hanging="360"/>
    </w:pPr>
  </w:style>
  <w:style w:type="paragraph" w:styleId="ListBullet">
    <w:name w:val="List Bullet"/>
    <w:basedOn w:val="Normal"/>
    <w:semiHidden/>
    <w:rsid w:val="00794662"/>
    <w:pPr>
      <w:numPr>
        <w:numId w:val="5"/>
      </w:numPr>
    </w:pPr>
  </w:style>
  <w:style w:type="paragraph" w:styleId="ListBullet2">
    <w:name w:val="List Bullet 2"/>
    <w:basedOn w:val="Normal"/>
    <w:semiHidden/>
    <w:rsid w:val="00794662"/>
    <w:pPr>
      <w:numPr>
        <w:numId w:val="6"/>
      </w:numPr>
    </w:pPr>
  </w:style>
  <w:style w:type="paragraph" w:styleId="ListBullet3">
    <w:name w:val="List Bullet 3"/>
    <w:basedOn w:val="Normal"/>
    <w:semiHidden/>
    <w:rsid w:val="00794662"/>
    <w:pPr>
      <w:numPr>
        <w:numId w:val="7"/>
      </w:numPr>
    </w:pPr>
  </w:style>
  <w:style w:type="paragraph" w:styleId="ListBullet4">
    <w:name w:val="List Bullet 4"/>
    <w:basedOn w:val="Normal"/>
    <w:semiHidden/>
    <w:rsid w:val="00794662"/>
    <w:pPr>
      <w:numPr>
        <w:numId w:val="8"/>
      </w:numPr>
    </w:pPr>
  </w:style>
  <w:style w:type="paragraph" w:styleId="ListBullet5">
    <w:name w:val="List Bullet 5"/>
    <w:basedOn w:val="Normal"/>
    <w:semiHidden/>
    <w:rsid w:val="00794662"/>
    <w:pPr>
      <w:numPr>
        <w:numId w:val="9"/>
      </w:numPr>
    </w:pPr>
  </w:style>
  <w:style w:type="paragraph" w:styleId="ListContinue">
    <w:name w:val="List Continue"/>
    <w:basedOn w:val="Normal"/>
    <w:semiHidden/>
    <w:rsid w:val="00794662"/>
    <w:pPr>
      <w:spacing w:after="120"/>
      <w:ind w:left="360"/>
    </w:pPr>
  </w:style>
  <w:style w:type="paragraph" w:styleId="ListContinue2">
    <w:name w:val="List Continue 2"/>
    <w:basedOn w:val="Normal"/>
    <w:semiHidden/>
    <w:rsid w:val="00794662"/>
    <w:pPr>
      <w:spacing w:after="120"/>
      <w:ind w:left="720"/>
    </w:pPr>
  </w:style>
  <w:style w:type="paragraph" w:styleId="ListContinue3">
    <w:name w:val="List Continue 3"/>
    <w:basedOn w:val="Normal"/>
    <w:semiHidden/>
    <w:rsid w:val="00794662"/>
    <w:pPr>
      <w:spacing w:after="120"/>
      <w:ind w:left="1080"/>
    </w:pPr>
  </w:style>
  <w:style w:type="paragraph" w:styleId="ListContinue4">
    <w:name w:val="List Continue 4"/>
    <w:basedOn w:val="Normal"/>
    <w:semiHidden/>
    <w:rsid w:val="00794662"/>
    <w:pPr>
      <w:spacing w:after="120"/>
      <w:ind w:left="1440"/>
    </w:pPr>
  </w:style>
  <w:style w:type="paragraph" w:styleId="ListContinue5">
    <w:name w:val="List Continue 5"/>
    <w:basedOn w:val="Normal"/>
    <w:semiHidden/>
    <w:rsid w:val="00794662"/>
    <w:pPr>
      <w:spacing w:after="120"/>
      <w:ind w:left="1800"/>
    </w:pPr>
  </w:style>
  <w:style w:type="paragraph" w:styleId="ListNumber">
    <w:name w:val="List Number"/>
    <w:basedOn w:val="Normal"/>
    <w:semiHidden/>
    <w:rsid w:val="00794662"/>
    <w:pPr>
      <w:numPr>
        <w:numId w:val="10"/>
      </w:numPr>
    </w:pPr>
  </w:style>
  <w:style w:type="paragraph" w:styleId="ListNumber2">
    <w:name w:val="List Number 2"/>
    <w:basedOn w:val="Normal"/>
    <w:semiHidden/>
    <w:rsid w:val="00794662"/>
    <w:pPr>
      <w:numPr>
        <w:numId w:val="11"/>
      </w:numPr>
    </w:pPr>
  </w:style>
  <w:style w:type="paragraph" w:styleId="ListNumber3">
    <w:name w:val="List Number 3"/>
    <w:basedOn w:val="Normal"/>
    <w:semiHidden/>
    <w:rsid w:val="00794662"/>
    <w:pPr>
      <w:numPr>
        <w:numId w:val="12"/>
      </w:numPr>
    </w:pPr>
  </w:style>
  <w:style w:type="paragraph" w:styleId="ListNumber4">
    <w:name w:val="List Number 4"/>
    <w:basedOn w:val="Normal"/>
    <w:semiHidden/>
    <w:rsid w:val="00794662"/>
    <w:pPr>
      <w:numPr>
        <w:numId w:val="13"/>
      </w:numPr>
    </w:pPr>
  </w:style>
  <w:style w:type="paragraph" w:styleId="ListNumber5">
    <w:name w:val="List Number 5"/>
    <w:basedOn w:val="Normal"/>
    <w:semiHidden/>
    <w:rsid w:val="00794662"/>
    <w:pPr>
      <w:numPr>
        <w:numId w:val="14"/>
      </w:numPr>
    </w:pPr>
  </w:style>
  <w:style w:type="paragraph" w:styleId="MessageHeader">
    <w:name w:val="Message Header"/>
    <w:basedOn w:val="Normal"/>
    <w:semiHidden/>
    <w:rsid w:val="0079466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794662"/>
    <w:rPr>
      <w:rFonts w:ascii="Times New Roman" w:hAnsi="Times New Roman"/>
      <w:sz w:val="24"/>
    </w:rPr>
  </w:style>
  <w:style w:type="paragraph" w:styleId="NormalIndent">
    <w:name w:val="Normal Indent"/>
    <w:basedOn w:val="Normal"/>
    <w:semiHidden/>
    <w:rsid w:val="00794662"/>
    <w:pPr>
      <w:ind w:left="720"/>
    </w:pPr>
  </w:style>
  <w:style w:type="paragraph" w:styleId="NoteHeading">
    <w:name w:val="Note Heading"/>
    <w:basedOn w:val="Normal"/>
    <w:next w:val="Normal"/>
    <w:semiHidden/>
    <w:rsid w:val="00794662"/>
  </w:style>
  <w:style w:type="paragraph" w:styleId="PlainText">
    <w:name w:val="Plain Text"/>
    <w:basedOn w:val="Normal"/>
    <w:semiHidden/>
    <w:rsid w:val="00794662"/>
    <w:rPr>
      <w:rFonts w:ascii="Courier New" w:hAnsi="Courier New" w:cs="Courier New"/>
      <w:szCs w:val="20"/>
    </w:rPr>
  </w:style>
  <w:style w:type="paragraph" w:styleId="Salutation">
    <w:name w:val="Salutation"/>
    <w:basedOn w:val="Normal"/>
    <w:next w:val="Normal"/>
    <w:semiHidden/>
    <w:rsid w:val="00794662"/>
  </w:style>
  <w:style w:type="paragraph" w:styleId="Signature">
    <w:name w:val="Signature"/>
    <w:basedOn w:val="Normal"/>
    <w:semiHidden/>
    <w:rsid w:val="00794662"/>
    <w:pPr>
      <w:ind w:left="4320"/>
    </w:pPr>
  </w:style>
  <w:style w:type="table" w:styleId="TableGrid">
    <w:name w:val="Table Grid"/>
    <w:basedOn w:val="TableNormal"/>
    <w:uiPriority w:val="39"/>
    <w:rsid w:val="005C1E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154336"/>
    <w:pPr>
      <w:spacing w:after="120" w:line="160" w:lineRule="atLeast"/>
    </w:pPr>
    <w:rPr>
      <w:rFonts w:ascii="Arial" w:hAnsi="Arial"/>
      <w:color w:val="000000"/>
      <w:sz w:val="14"/>
    </w:rPr>
  </w:style>
  <w:style w:type="paragraph" w:customStyle="1" w:styleId="CoverDocumentType10pt">
    <w:name w:val="Cover: Document Type 10pt"/>
    <w:link w:val="CoverDocumentType10ptChar"/>
    <w:uiPriority w:val="70"/>
    <w:rsid w:val="007B24D7"/>
    <w:pPr>
      <w:spacing w:after="200"/>
      <w:ind w:left="547"/>
      <w:jc w:val="right"/>
    </w:pPr>
    <w:rPr>
      <w:rFonts w:ascii="Arial" w:hAnsi="Arial"/>
      <w:sz w:val="20"/>
    </w:rPr>
  </w:style>
  <w:style w:type="paragraph" w:customStyle="1" w:styleId="NumberedList-Level1Last">
    <w:name w:val="Numbered List - Level 1_Last"/>
    <w:basedOn w:val="NumberedList-Level1"/>
    <w:uiPriority w:val="30"/>
    <w:rsid w:val="00EA4C99"/>
    <w:pPr>
      <w:spacing w:after="216"/>
    </w:pPr>
  </w:style>
  <w:style w:type="paragraph" w:customStyle="1" w:styleId="CoverForinternaluseonly">
    <w:name w:val="Cover: For internal use only"/>
    <w:basedOn w:val="Normal"/>
    <w:uiPriority w:val="70"/>
    <w:rsid w:val="00B76A7B"/>
    <w:pPr>
      <w:spacing w:after="40" w:line="240" w:lineRule="atLeast"/>
      <w:jc w:val="right"/>
    </w:pPr>
    <w:rPr>
      <w:rFonts w:ascii="Metric Semibold" w:hAnsi="Metric Semibold"/>
      <w:b/>
    </w:rPr>
  </w:style>
  <w:style w:type="table" w:customStyle="1" w:styleId="HPDataSheetTable">
    <w:name w:val="HP Data Sheet Table"/>
    <w:basedOn w:val="TableNormal"/>
    <w:uiPriority w:val="99"/>
    <w:qFormat/>
    <w:rsid w:val="00D94D41"/>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Segoe Script" w:hAnsi="Segoe Script"/>
        <w:b w:val="0"/>
        <w:sz w:val="18"/>
      </w:rPr>
      <w:tblPr/>
      <w:tcPr>
        <w:tcBorders>
          <w:bottom w:val="nil"/>
          <w:insideH w:val="nil"/>
        </w:tcBorders>
      </w:tcPr>
    </w:tblStylePr>
    <w:tblStylePr w:type="firstCol">
      <w:rPr>
        <w:rFonts w:ascii="Segoe Script" w:hAnsi="Segoe Script"/>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A12F1B"/>
    <w:pPr>
      <w:numPr>
        <w:numId w:val="17"/>
      </w:numPr>
      <w:tabs>
        <w:tab w:val="left" w:pos="562"/>
      </w:tabs>
      <w:spacing w:after="115" w:line="220" w:lineRule="exact"/>
      <w:ind w:left="561" w:hanging="187"/>
    </w:pPr>
    <w:rPr>
      <w:rFonts w:ascii="Arial" w:hAnsi="Arial"/>
      <w:color w:val="000000"/>
      <w:sz w:val="20"/>
    </w:rPr>
  </w:style>
  <w:style w:type="paragraph" w:customStyle="1" w:styleId="CoverHeadline50ptbold">
    <w:name w:val="Cover: Headline 50pt (bold)"/>
    <w:basedOn w:val="CoverHeadline32-40pt"/>
    <w:uiPriority w:val="72"/>
    <w:semiHidden/>
    <w:rsid w:val="00524169"/>
    <w:pPr>
      <w:spacing w:line="1040" w:lineRule="exact"/>
    </w:pPr>
    <w:rPr>
      <w:sz w:val="100"/>
    </w:rPr>
  </w:style>
  <w:style w:type="paragraph" w:customStyle="1" w:styleId="MISCFigureCaptionHeader8pt">
    <w:name w:val="MISC: Figure Caption Header 8pt"/>
    <w:uiPriority w:val="90"/>
    <w:rsid w:val="00937147"/>
    <w:pPr>
      <w:keepNext/>
      <w:spacing w:after="400"/>
    </w:pPr>
    <w:rPr>
      <w:rFonts w:ascii="Arial" w:hAnsi="Arial"/>
      <w:sz w:val="16"/>
      <w:szCs w:val="20"/>
    </w:rPr>
  </w:style>
  <w:style w:type="paragraph" w:customStyle="1" w:styleId="MISCTitleDescriptorinheader10pt">
    <w:name w:val="MISC: Title Descriptor (in header) 10pt"/>
    <w:uiPriority w:val="91"/>
    <w:rsid w:val="009F2FD1"/>
    <w:pPr>
      <w:spacing w:before="180" w:after="240"/>
    </w:pPr>
    <w:rPr>
      <w:rFonts w:ascii="Metric Light" w:hAnsi="Metric Light"/>
      <w:sz w:val="20"/>
      <w:szCs w:val="24"/>
    </w:rPr>
  </w:style>
  <w:style w:type="paragraph" w:customStyle="1" w:styleId="QuoteText14pt">
    <w:name w:val="Quote Text 14pt"/>
    <w:uiPriority w:val="27"/>
    <w:rsid w:val="000E22DD"/>
    <w:pPr>
      <w:pBdr>
        <w:top w:val="single" w:sz="36" w:space="4" w:color="00B388"/>
      </w:pBdr>
      <w:spacing w:before="480" w:after="180" w:line="280" w:lineRule="atLeast"/>
      <w:ind w:left="101" w:hanging="101"/>
    </w:pPr>
    <w:rPr>
      <w:rFonts w:ascii="Arial" w:hAnsi="Arial"/>
      <w:sz w:val="28"/>
    </w:rPr>
  </w:style>
  <w:style w:type="paragraph" w:customStyle="1" w:styleId="QuoteTextAttribution8pt">
    <w:name w:val="Quote Text Attribution 8 pt"/>
    <w:basedOn w:val="Normal"/>
    <w:uiPriority w:val="28"/>
    <w:rsid w:val="005F4A6C"/>
    <w:pPr>
      <w:spacing w:after="360" w:line="220" w:lineRule="exact"/>
    </w:pPr>
    <w:rPr>
      <w:rFonts w:ascii="Arial" w:hAnsi="Arial"/>
      <w:sz w:val="16"/>
      <w:szCs w:val="18"/>
    </w:rPr>
  </w:style>
  <w:style w:type="paragraph" w:customStyle="1" w:styleId="BodyTextArial10pt">
    <w:name w:val="Body Text Arial 10pt"/>
    <w:uiPriority w:val="99"/>
    <w:rsid w:val="000C2F74"/>
    <w:pPr>
      <w:spacing w:after="160" w:line="220" w:lineRule="atLeast"/>
    </w:pPr>
    <w:rPr>
      <w:rFonts w:ascii="Arial" w:hAnsi="Arial"/>
      <w:sz w:val="20"/>
    </w:rPr>
  </w:style>
  <w:style w:type="paragraph" w:customStyle="1" w:styleId="BackPageLearnmoreat16pt">
    <w:name w:val="Back Page: Learn more at 16 pt"/>
    <w:basedOn w:val="Heading2"/>
    <w:uiPriority w:val="59"/>
    <w:rsid w:val="00531769"/>
    <w:pPr>
      <w:spacing w:line="280" w:lineRule="exact"/>
    </w:pPr>
    <w:rPr>
      <w:rFonts w:ascii="Arial" w:hAnsi="Arial"/>
      <w:b w:val="0"/>
      <w:sz w:val="32"/>
    </w:rPr>
  </w:style>
  <w:style w:type="paragraph" w:styleId="Header">
    <w:name w:val="header"/>
    <w:basedOn w:val="Normal"/>
    <w:link w:val="HeaderChar"/>
    <w:uiPriority w:val="99"/>
    <w:semiHidden/>
    <w:rsid w:val="005F0FB5"/>
    <w:pPr>
      <w:tabs>
        <w:tab w:val="center" w:pos="4680"/>
        <w:tab w:val="right" w:pos="9360"/>
      </w:tabs>
    </w:pPr>
  </w:style>
  <w:style w:type="character" w:customStyle="1" w:styleId="HeaderChar">
    <w:name w:val="Header Char"/>
    <w:basedOn w:val="DefaultParagraphFont"/>
    <w:link w:val="Header"/>
    <w:uiPriority w:val="99"/>
    <w:semiHidden/>
    <w:rsid w:val="00AB1A53"/>
    <w:rPr>
      <w:rFonts w:ascii="HP Simplified Light" w:hAnsi="HP Simplified Light"/>
      <w:szCs w:val="24"/>
    </w:rPr>
  </w:style>
  <w:style w:type="paragraph" w:customStyle="1" w:styleId="CoverTableofcontentstitle30pt">
    <w:name w:val="Cover: Table of contents title 30pt"/>
    <w:next w:val="Normal"/>
    <w:uiPriority w:val="84"/>
    <w:rsid w:val="000A6A2C"/>
    <w:pPr>
      <w:spacing w:after="360"/>
      <w:ind w:left="374"/>
    </w:pPr>
    <w:rPr>
      <w:rFonts w:ascii="Arial" w:hAnsi="Arial"/>
      <w:b/>
      <w:sz w:val="60"/>
    </w:rPr>
  </w:style>
  <w:style w:type="character" w:styleId="FootnoteReference">
    <w:name w:val="footnote reference"/>
    <w:basedOn w:val="DefaultParagraphFont"/>
    <w:semiHidden/>
    <w:rsid w:val="002E2B65"/>
    <w:rPr>
      <w:vertAlign w:val="superscript"/>
    </w:rPr>
  </w:style>
  <w:style w:type="paragraph" w:customStyle="1" w:styleId="NumberedList-Level2">
    <w:name w:val="Numbered List - Level 2"/>
    <w:basedOn w:val="NumberedList-Level1"/>
    <w:uiPriority w:val="34"/>
    <w:rsid w:val="00DB70F5"/>
    <w:pPr>
      <w:numPr>
        <w:numId w:val="15"/>
      </w:numPr>
    </w:pPr>
  </w:style>
  <w:style w:type="paragraph" w:customStyle="1" w:styleId="NumberedList-Level3">
    <w:name w:val="Numbered List - Level 3"/>
    <w:basedOn w:val="NumberedList-Level2"/>
    <w:uiPriority w:val="35"/>
    <w:rsid w:val="00D63FE0"/>
    <w:pPr>
      <w:numPr>
        <w:numId w:val="16"/>
      </w:numPr>
    </w:pPr>
  </w:style>
  <w:style w:type="character" w:customStyle="1" w:styleId="BoldCharacter">
    <w:name w:val="Bold Character"/>
    <w:basedOn w:val="DefaultParagraphFont"/>
    <w:uiPriority w:val="1"/>
    <w:semiHidden/>
    <w:rsid w:val="00047D3E"/>
    <w:rPr>
      <w:rFonts w:ascii="HP Simplified" w:hAnsi="HP Simplified"/>
      <w:b/>
    </w:rPr>
  </w:style>
  <w:style w:type="paragraph" w:customStyle="1" w:styleId="NoParagraphStyle">
    <w:name w:val="[No Paragraph Style]"/>
    <w:semiHidden/>
    <w:rsid w:val="00316AE2"/>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EC69E9"/>
    <w:pPr>
      <w:spacing w:after="40"/>
      <w:ind w:left="90" w:hanging="90"/>
    </w:pPr>
  </w:style>
  <w:style w:type="paragraph" w:customStyle="1" w:styleId="MISCNote-Ruleabove">
    <w:name w:val="MISC: Note-Rule above"/>
    <w:basedOn w:val="Normal"/>
    <w:uiPriority w:val="91"/>
    <w:rsid w:val="006802F1"/>
    <w:pPr>
      <w:pBdr>
        <w:top w:val="single" w:sz="2" w:space="4" w:color="auto"/>
      </w:pBdr>
      <w:spacing w:before="360" w:line="220" w:lineRule="exact"/>
    </w:pPr>
    <w:rPr>
      <w:rFonts w:ascii="Arial Bold" w:hAnsi="Arial Bold"/>
      <w:b/>
      <w:sz w:val="20"/>
      <w:szCs w:val="18"/>
    </w:rPr>
  </w:style>
  <w:style w:type="paragraph" w:customStyle="1" w:styleId="MISCNote-Rulebelow">
    <w:name w:val="MISC: Note-Rule below"/>
    <w:uiPriority w:val="91"/>
    <w:rsid w:val="00814748"/>
    <w:pPr>
      <w:pBdr>
        <w:bottom w:val="single" w:sz="2" w:space="5" w:color="auto"/>
      </w:pBdr>
      <w:spacing w:after="360" w:line="220" w:lineRule="atLeast"/>
    </w:pPr>
    <w:rPr>
      <w:rFonts w:ascii="Arial" w:hAnsi="Arial"/>
      <w:color w:val="000000"/>
      <w:sz w:val="20"/>
    </w:rPr>
  </w:style>
  <w:style w:type="paragraph" w:styleId="TOC1">
    <w:name w:val="toc 1"/>
    <w:basedOn w:val="Normal"/>
    <w:next w:val="Normal"/>
    <w:autoRedefine/>
    <w:uiPriority w:val="39"/>
    <w:unhideWhenUsed/>
    <w:rsid w:val="00895A92"/>
    <w:pPr>
      <w:tabs>
        <w:tab w:val="right" w:leader="dot" w:pos="10800"/>
      </w:tabs>
      <w:spacing w:after="100"/>
      <w:ind w:right="1152"/>
    </w:pPr>
    <w:rPr>
      <w:rFonts w:ascii="Arial" w:hAnsi="Arial"/>
      <w:noProof/>
      <w:sz w:val="20"/>
    </w:rPr>
  </w:style>
  <w:style w:type="paragraph" w:styleId="TOC2">
    <w:name w:val="toc 2"/>
    <w:basedOn w:val="Normal"/>
    <w:next w:val="Normal"/>
    <w:autoRedefine/>
    <w:uiPriority w:val="39"/>
    <w:unhideWhenUsed/>
    <w:rsid w:val="00DB3284"/>
    <w:pPr>
      <w:tabs>
        <w:tab w:val="right" w:leader="dot" w:pos="10800"/>
      </w:tabs>
      <w:spacing w:after="100"/>
      <w:ind w:left="187" w:right="1152"/>
    </w:pPr>
    <w:rPr>
      <w:rFonts w:ascii="Arial" w:hAnsi="Arial"/>
      <w:noProof/>
      <w:sz w:val="20"/>
    </w:rPr>
  </w:style>
  <w:style w:type="paragraph" w:customStyle="1" w:styleId="TableRowhead8pt">
    <w:name w:val="Table Rowhead 8 pt"/>
    <w:basedOn w:val="TableSubhead8pt"/>
    <w:uiPriority w:val="99"/>
    <w:rsid w:val="00937147"/>
    <w:rPr>
      <w:b w:val="0"/>
      <w:caps/>
    </w:rPr>
  </w:style>
  <w:style w:type="character" w:customStyle="1" w:styleId="FootnoteTextChar">
    <w:name w:val="Footnote Text Char"/>
    <w:basedOn w:val="DefaultParagraphFont"/>
    <w:link w:val="FootnoteText"/>
    <w:uiPriority w:val="98"/>
    <w:rsid w:val="00DF53BC"/>
    <w:rPr>
      <w:rFonts w:ascii="Arial" w:hAnsi="Arial"/>
      <w:sz w:val="16"/>
      <w:szCs w:val="20"/>
    </w:rPr>
  </w:style>
  <w:style w:type="character" w:customStyle="1" w:styleId="CodingLanguage">
    <w:name w:val="Coding Language"/>
    <w:basedOn w:val="DefaultParagraphFont"/>
    <w:uiPriority w:val="98"/>
    <w:rsid w:val="00525C12"/>
    <w:rPr>
      <w:rFonts w:ascii="SimplePro-Light" w:hAnsi="SimplePro-Light"/>
      <w:b w:val="0"/>
      <w:i w:val="0"/>
    </w:rPr>
  </w:style>
  <w:style w:type="paragraph" w:customStyle="1" w:styleId="MISCTitleDescriptorinheader11ptLight">
    <w:name w:val="MISC: Title Descriptor (in header) 11pt Light"/>
    <w:basedOn w:val="MISCTitleDescriptorinheader10pt"/>
    <w:uiPriority w:val="99"/>
    <w:rsid w:val="00A44292"/>
  </w:style>
  <w:style w:type="paragraph" w:customStyle="1" w:styleId="CoverIntroArial14">
    <w:name w:val="Cover: Intro Arial 14"/>
    <w:basedOn w:val="CoverSubtitle"/>
    <w:uiPriority w:val="99"/>
    <w:rsid w:val="00C57A29"/>
    <w:pPr>
      <w:spacing w:line="240" w:lineRule="auto"/>
    </w:pPr>
    <w:rPr>
      <w:sz w:val="28"/>
    </w:rPr>
  </w:style>
  <w:style w:type="paragraph" w:customStyle="1" w:styleId="MISCTableCaptionHeader8pt">
    <w:name w:val="MISC: Table Caption Header 8pt"/>
    <w:uiPriority w:val="99"/>
    <w:rsid w:val="00937147"/>
    <w:pPr>
      <w:spacing w:after="60"/>
    </w:pPr>
    <w:rPr>
      <w:rFonts w:ascii="Arial" w:hAnsi="Arial"/>
      <w:sz w:val="16"/>
      <w:szCs w:val="20"/>
    </w:rPr>
  </w:style>
  <w:style w:type="paragraph" w:customStyle="1" w:styleId="PageNumbers">
    <w:name w:val="Page Numbers"/>
    <w:basedOn w:val="Normal"/>
    <w:uiPriority w:val="99"/>
    <w:rsid w:val="00011157"/>
    <w:pPr>
      <w:tabs>
        <w:tab w:val="center" w:pos="1980"/>
        <w:tab w:val="left" w:pos="2610"/>
      </w:tabs>
      <w:jc w:val="right"/>
    </w:pPr>
    <w:rPr>
      <w:rFonts w:ascii="Arial" w:hAnsi="Arial"/>
      <w:sz w:val="16"/>
    </w:rPr>
  </w:style>
  <w:style w:type="paragraph" w:styleId="TOC3">
    <w:name w:val="toc 3"/>
    <w:basedOn w:val="Normal"/>
    <w:next w:val="Normal"/>
    <w:autoRedefine/>
    <w:uiPriority w:val="39"/>
    <w:unhideWhenUsed/>
    <w:rsid w:val="00895A92"/>
    <w:pPr>
      <w:tabs>
        <w:tab w:val="right" w:pos="10800"/>
      </w:tabs>
      <w:spacing w:after="100"/>
      <w:ind w:left="749"/>
    </w:pPr>
    <w:rPr>
      <w:rFonts w:ascii="Arial" w:hAnsi="Arial"/>
    </w:rPr>
  </w:style>
  <w:style w:type="character" w:customStyle="1" w:styleId="CoverDocumentType10ptChar">
    <w:name w:val="Cover: Document Type 10pt Char"/>
    <w:basedOn w:val="DefaultParagraphFont"/>
    <w:link w:val="CoverDocumentType10pt"/>
    <w:uiPriority w:val="70"/>
    <w:rsid w:val="007B24D7"/>
    <w:rPr>
      <w:rFonts w:ascii="Arial" w:hAnsi="Arial"/>
      <w:sz w:val="20"/>
    </w:rPr>
  </w:style>
  <w:style w:type="character" w:customStyle="1" w:styleId="BoldEmpha">
    <w:name w:val="Bold Empha"/>
    <w:uiPriority w:val="1"/>
    <w:rsid w:val="00937147"/>
    <w:rPr>
      <w:rFonts w:ascii="Arial Bold" w:hAnsi="Arial Bold"/>
      <w:b/>
      <w:color w:val="auto"/>
    </w:rPr>
  </w:style>
  <w:style w:type="paragraph" w:customStyle="1" w:styleId="TableSubhead8pt">
    <w:name w:val="Table Subhead 8 pt"/>
    <w:uiPriority w:val="99"/>
    <w:rsid w:val="00086D89"/>
    <w:pPr>
      <w:spacing w:before="60" w:after="60"/>
    </w:pPr>
    <w:rPr>
      <w:rFonts w:ascii="Arial Bold" w:hAnsi="Arial Bold"/>
      <w:b/>
      <w:sz w:val="16"/>
      <w:szCs w:val="20"/>
    </w:rPr>
  </w:style>
  <w:style w:type="paragraph" w:styleId="Bibliography">
    <w:name w:val="Bibliography"/>
    <w:basedOn w:val="Normal"/>
    <w:next w:val="Normal"/>
    <w:uiPriority w:val="37"/>
    <w:semiHidden/>
    <w:unhideWhenUsed/>
    <w:rsid w:val="00801976"/>
  </w:style>
  <w:style w:type="paragraph" w:styleId="Caption">
    <w:name w:val="caption"/>
    <w:basedOn w:val="Normal"/>
    <w:next w:val="Normal"/>
    <w:unhideWhenUsed/>
    <w:qFormat/>
    <w:rsid w:val="00084DD8"/>
    <w:pPr>
      <w:spacing w:after="200"/>
    </w:pPr>
    <w:rPr>
      <w:rFonts w:asciiTheme="minorHAnsi" w:hAnsiTheme="minorHAnsi"/>
      <w:iCs/>
      <w:sz w:val="20"/>
      <w:szCs w:val="18"/>
    </w:rPr>
  </w:style>
  <w:style w:type="paragraph" w:styleId="CommentText">
    <w:name w:val="annotation text"/>
    <w:basedOn w:val="Normal"/>
    <w:link w:val="CommentTextChar"/>
    <w:semiHidden/>
    <w:unhideWhenUsed/>
    <w:rsid w:val="00801976"/>
    <w:rPr>
      <w:sz w:val="20"/>
      <w:szCs w:val="20"/>
    </w:rPr>
  </w:style>
  <w:style w:type="character" w:customStyle="1" w:styleId="CommentTextChar">
    <w:name w:val="Comment Text Char"/>
    <w:basedOn w:val="DefaultParagraphFont"/>
    <w:link w:val="CommentText"/>
    <w:semiHidden/>
    <w:rsid w:val="00801976"/>
    <w:rPr>
      <w:rFonts w:ascii="HP Simplified Light" w:hAnsi="HP Simplified Light"/>
      <w:sz w:val="20"/>
      <w:szCs w:val="20"/>
    </w:rPr>
  </w:style>
  <w:style w:type="paragraph" w:styleId="CommentSubject">
    <w:name w:val="annotation subject"/>
    <w:basedOn w:val="CommentText"/>
    <w:next w:val="CommentText"/>
    <w:link w:val="CommentSubjectChar"/>
    <w:semiHidden/>
    <w:unhideWhenUsed/>
    <w:rsid w:val="00801976"/>
    <w:rPr>
      <w:b/>
      <w:bCs/>
    </w:rPr>
  </w:style>
  <w:style w:type="character" w:customStyle="1" w:styleId="CommentSubjectChar">
    <w:name w:val="Comment Subject Char"/>
    <w:basedOn w:val="CommentTextChar"/>
    <w:link w:val="CommentSubject"/>
    <w:semiHidden/>
    <w:rsid w:val="00801976"/>
    <w:rPr>
      <w:rFonts w:ascii="HP Simplified Light" w:hAnsi="HP Simplified Light"/>
      <w:b/>
      <w:bCs/>
      <w:sz w:val="20"/>
      <w:szCs w:val="20"/>
    </w:rPr>
  </w:style>
  <w:style w:type="paragraph" w:styleId="DocumentMap">
    <w:name w:val="Document Map"/>
    <w:basedOn w:val="Normal"/>
    <w:link w:val="DocumentMapChar"/>
    <w:semiHidden/>
    <w:unhideWhenUsed/>
    <w:rsid w:val="00801976"/>
    <w:rPr>
      <w:rFonts w:ascii="Segoe UI" w:hAnsi="Segoe UI" w:cs="Segoe UI"/>
      <w:sz w:val="16"/>
      <w:szCs w:val="16"/>
    </w:rPr>
  </w:style>
  <w:style w:type="character" w:customStyle="1" w:styleId="DocumentMapChar">
    <w:name w:val="Document Map Char"/>
    <w:basedOn w:val="DefaultParagraphFont"/>
    <w:link w:val="DocumentMap"/>
    <w:semiHidden/>
    <w:rsid w:val="00801976"/>
    <w:rPr>
      <w:rFonts w:ascii="Segoe UI" w:hAnsi="Segoe UI" w:cs="Segoe UI"/>
      <w:sz w:val="16"/>
      <w:szCs w:val="16"/>
    </w:rPr>
  </w:style>
  <w:style w:type="paragraph" w:styleId="EndnoteText">
    <w:name w:val="endnote text"/>
    <w:basedOn w:val="Normal"/>
    <w:link w:val="EndnoteTextChar"/>
    <w:semiHidden/>
    <w:unhideWhenUsed/>
    <w:rsid w:val="00801976"/>
    <w:rPr>
      <w:sz w:val="20"/>
      <w:szCs w:val="20"/>
    </w:rPr>
  </w:style>
  <w:style w:type="character" w:customStyle="1" w:styleId="EndnoteTextChar">
    <w:name w:val="Endnote Text Char"/>
    <w:basedOn w:val="DefaultParagraphFont"/>
    <w:link w:val="EndnoteText"/>
    <w:semiHidden/>
    <w:rsid w:val="00801976"/>
    <w:rPr>
      <w:rFonts w:ascii="HP Simplified Light" w:hAnsi="HP Simplified Light"/>
      <w:sz w:val="20"/>
      <w:szCs w:val="20"/>
    </w:rPr>
  </w:style>
  <w:style w:type="paragraph" w:styleId="Index1">
    <w:name w:val="index 1"/>
    <w:basedOn w:val="Normal"/>
    <w:next w:val="Normal"/>
    <w:autoRedefine/>
    <w:semiHidden/>
    <w:unhideWhenUsed/>
    <w:rsid w:val="00801976"/>
    <w:pPr>
      <w:ind w:left="180" w:hanging="180"/>
    </w:pPr>
  </w:style>
  <w:style w:type="paragraph" w:styleId="Index2">
    <w:name w:val="index 2"/>
    <w:basedOn w:val="Normal"/>
    <w:next w:val="Normal"/>
    <w:autoRedefine/>
    <w:semiHidden/>
    <w:unhideWhenUsed/>
    <w:rsid w:val="00801976"/>
    <w:pPr>
      <w:ind w:left="360" w:hanging="180"/>
    </w:pPr>
  </w:style>
  <w:style w:type="paragraph" w:styleId="Index3">
    <w:name w:val="index 3"/>
    <w:basedOn w:val="Normal"/>
    <w:next w:val="Normal"/>
    <w:autoRedefine/>
    <w:semiHidden/>
    <w:unhideWhenUsed/>
    <w:rsid w:val="00801976"/>
    <w:pPr>
      <w:ind w:left="540" w:hanging="180"/>
    </w:pPr>
  </w:style>
  <w:style w:type="paragraph" w:styleId="Index4">
    <w:name w:val="index 4"/>
    <w:basedOn w:val="Normal"/>
    <w:next w:val="Normal"/>
    <w:autoRedefine/>
    <w:semiHidden/>
    <w:unhideWhenUsed/>
    <w:rsid w:val="00801976"/>
    <w:pPr>
      <w:ind w:left="720" w:hanging="180"/>
    </w:pPr>
  </w:style>
  <w:style w:type="paragraph" w:styleId="Index5">
    <w:name w:val="index 5"/>
    <w:basedOn w:val="Normal"/>
    <w:next w:val="Normal"/>
    <w:autoRedefine/>
    <w:semiHidden/>
    <w:unhideWhenUsed/>
    <w:rsid w:val="00801976"/>
    <w:pPr>
      <w:ind w:left="900" w:hanging="180"/>
    </w:pPr>
  </w:style>
  <w:style w:type="paragraph" w:styleId="Index6">
    <w:name w:val="index 6"/>
    <w:basedOn w:val="Normal"/>
    <w:next w:val="Normal"/>
    <w:autoRedefine/>
    <w:semiHidden/>
    <w:unhideWhenUsed/>
    <w:rsid w:val="00801976"/>
    <w:pPr>
      <w:ind w:left="1080" w:hanging="180"/>
    </w:pPr>
  </w:style>
  <w:style w:type="paragraph" w:styleId="Index7">
    <w:name w:val="index 7"/>
    <w:basedOn w:val="Normal"/>
    <w:next w:val="Normal"/>
    <w:autoRedefine/>
    <w:semiHidden/>
    <w:unhideWhenUsed/>
    <w:rsid w:val="00801976"/>
    <w:pPr>
      <w:ind w:left="1260" w:hanging="180"/>
    </w:pPr>
  </w:style>
  <w:style w:type="paragraph" w:styleId="Index8">
    <w:name w:val="index 8"/>
    <w:basedOn w:val="Normal"/>
    <w:next w:val="Normal"/>
    <w:autoRedefine/>
    <w:semiHidden/>
    <w:unhideWhenUsed/>
    <w:rsid w:val="00801976"/>
    <w:pPr>
      <w:ind w:left="1440" w:hanging="180"/>
    </w:pPr>
  </w:style>
  <w:style w:type="paragraph" w:styleId="Index9">
    <w:name w:val="index 9"/>
    <w:basedOn w:val="Normal"/>
    <w:next w:val="Normal"/>
    <w:autoRedefine/>
    <w:semiHidden/>
    <w:unhideWhenUsed/>
    <w:rsid w:val="00801976"/>
    <w:pPr>
      <w:ind w:left="1620" w:hanging="180"/>
    </w:pPr>
  </w:style>
  <w:style w:type="paragraph" w:styleId="IndexHeading">
    <w:name w:val="index heading"/>
    <w:basedOn w:val="Normal"/>
    <w:next w:val="Index1"/>
    <w:semiHidden/>
    <w:unhideWhenUsed/>
    <w:rsid w:val="00801976"/>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801976"/>
    <w:pPr>
      <w:pBdr>
        <w:top w:val="single" w:sz="4" w:space="10" w:color="5F7A76" w:themeColor="accent1"/>
        <w:bottom w:val="single" w:sz="4" w:space="10" w:color="5F7A76" w:themeColor="accent1"/>
      </w:pBdr>
      <w:spacing w:before="360" w:after="360"/>
      <w:ind w:left="864" w:right="864"/>
      <w:jc w:val="center"/>
    </w:pPr>
    <w:rPr>
      <w:i/>
      <w:iCs/>
      <w:color w:val="5F7A76" w:themeColor="accent1"/>
    </w:rPr>
  </w:style>
  <w:style w:type="character" w:customStyle="1" w:styleId="IntenseQuoteChar">
    <w:name w:val="Intense Quote Char"/>
    <w:basedOn w:val="DefaultParagraphFont"/>
    <w:link w:val="IntenseQuote"/>
    <w:uiPriority w:val="30"/>
    <w:semiHidden/>
    <w:rsid w:val="00801976"/>
    <w:rPr>
      <w:rFonts w:ascii="HP Simplified Light" w:hAnsi="HP Simplified Light"/>
      <w:i/>
      <w:iCs/>
      <w:color w:val="5F7A76" w:themeColor="accent1"/>
      <w:szCs w:val="24"/>
    </w:rPr>
  </w:style>
  <w:style w:type="paragraph" w:styleId="ListParagraph">
    <w:name w:val="List Paragraph"/>
    <w:basedOn w:val="Normal"/>
    <w:uiPriority w:val="34"/>
    <w:qFormat/>
    <w:rsid w:val="00C00727"/>
    <w:pPr>
      <w:ind w:left="720"/>
      <w:contextualSpacing/>
    </w:pPr>
    <w:rPr>
      <w:rFonts w:asciiTheme="minorHAnsi" w:hAnsiTheme="minorHAnsi"/>
      <w:sz w:val="20"/>
    </w:rPr>
  </w:style>
  <w:style w:type="paragraph" w:styleId="NoSpacing">
    <w:name w:val="No Spacing"/>
    <w:uiPriority w:val="1"/>
    <w:qFormat/>
    <w:rsid w:val="00801976"/>
    <w:rPr>
      <w:rFonts w:ascii="HP Simplified Light" w:hAnsi="HP Simplified Light"/>
      <w:szCs w:val="24"/>
    </w:rPr>
  </w:style>
  <w:style w:type="paragraph" w:styleId="Quote">
    <w:name w:val="Quote"/>
    <w:basedOn w:val="Normal"/>
    <w:next w:val="Normal"/>
    <w:link w:val="QuoteChar"/>
    <w:uiPriority w:val="29"/>
    <w:semiHidden/>
    <w:rsid w:val="00801976"/>
    <w:pPr>
      <w:spacing w:before="200" w:after="160"/>
      <w:ind w:left="864" w:right="864"/>
      <w:jc w:val="center"/>
    </w:pPr>
    <w:rPr>
      <w:i/>
      <w:iCs/>
      <w:color w:val="D4D6D7" w:themeColor="text1" w:themeTint="BF"/>
    </w:rPr>
  </w:style>
  <w:style w:type="character" w:customStyle="1" w:styleId="QuoteChar">
    <w:name w:val="Quote Char"/>
    <w:basedOn w:val="DefaultParagraphFont"/>
    <w:link w:val="Quote"/>
    <w:uiPriority w:val="29"/>
    <w:semiHidden/>
    <w:rsid w:val="00801976"/>
    <w:rPr>
      <w:rFonts w:ascii="HP Simplified Light" w:hAnsi="HP Simplified Light"/>
      <w:i/>
      <w:iCs/>
      <w:color w:val="D4D6D7" w:themeColor="text1" w:themeTint="BF"/>
      <w:szCs w:val="24"/>
    </w:rPr>
  </w:style>
  <w:style w:type="paragraph" w:styleId="Subtitle">
    <w:name w:val="Subtitle"/>
    <w:basedOn w:val="Normal"/>
    <w:next w:val="Normal"/>
    <w:link w:val="SubtitleChar"/>
    <w:semiHidden/>
    <w:rsid w:val="00801976"/>
    <w:pPr>
      <w:numPr>
        <w:ilvl w:val="1"/>
      </w:numPr>
      <w:spacing w:after="160"/>
    </w:pPr>
    <w:rPr>
      <w:rFonts w:asciiTheme="minorHAnsi" w:eastAsiaTheme="minorEastAsia" w:hAnsiTheme="minorHAnsi" w:cstheme="minorBidi"/>
      <w:color w:val="DADBDC" w:themeColor="text1" w:themeTint="A5"/>
      <w:spacing w:val="15"/>
      <w:sz w:val="22"/>
      <w:szCs w:val="22"/>
    </w:rPr>
  </w:style>
  <w:style w:type="character" w:customStyle="1" w:styleId="SubtitleChar">
    <w:name w:val="Subtitle Char"/>
    <w:basedOn w:val="DefaultParagraphFont"/>
    <w:link w:val="Subtitle"/>
    <w:semiHidden/>
    <w:rsid w:val="00801976"/>
    <w:rPr>
      <w:rFonts w:asciiTheme="minorHAnsi" w:eastAsiaTheme="minorEastAsia" w:hAnsiTheme="minorHAnsi" w:cstheme="minorBidi"/>
      <w:color w:val="DADBDC" w:themeColor="text1" w:themeTint="A5"/>
      <w:spacing w:val="15"/>
      <w:sz w:val="22"/>
      <w:szCs w:val="22"/>
    </w:rPr>
  </w:style>
  <w:style w:type="paragraph" w:styleId="TableofAuthorities">
    <w:name w:val="table of authorities"/>
    <w:basedOn w:val="Normal"/>
    <w:next w:val="Normal"/>
    <w:semiHidden/>
    <w:unhideWhenUsed/>
    <w:rsid w:val="00801976"/>
    <w:pPr>
      <w:ind w:left="180" w:hanging="180"/>
    </w:pPr>
  </w:style>
  <w:style w:type="paragraph" w:styleId="TableofFigures">
    <w:name w:val="table of figures"/>
    <w:aliases w:val="hpe_list_of_figures"/>
    <w:basedOn w:val="Normal"/>
    <w:next w:val="Normal"/>
    <w:uiPriority w:val="99"/>
    <w:unhideWhenUsed/>
    <w:rsid w:val="00ED2331"/>
    <w:pPr>
      <w:tabs>
        <w:tab w:val="right" w:leader="dot" w:pos="10800"/>
      </w:tabs>
      <w:spacing w:after="100"/>
      <w:ind w:right="1152"/>
    </w:pPr>
    <w:rPr>
      <w:rFonts w:ascii="Arial" w:hAnsi="Arial"/>
      <w:sz w:val="20"/>
    </w:rPr>
  </w:style>
  <w:style w:type="paragraph" w:styleId="TOAHeading">
    <w:name w:val="toa heading"/>
    <w:basedOn w:val="Normal"/>
    <w:next w:val="Normal"/>
    <w:semiHidden/>
    <w:unhideWhenUsed/>
    <w:rsid w:val="00801976"/>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unhideWhenUsed/>
    <w:qFormat/>
    <w:rsid w:val="00801976"/>
    <w:pPr>
      <w:keepLines/>
      <w:spacing w:before="240" w:after="0" w:line="240" w:lineRule="auto"/>
      <w:outlineLvl w:val="9"/>
    </w:pPr>
    <w:rPr>
      <w:rFonts w:asciiTheme="majorHAnsi" w:eastAsiaTheme="majorEastAsia" w:hAnsiTheme="majorHAnsi" w:cstheme="majorBidi"/>
      <w:b w:val="0"/>
      <w:color w:val="475B58" w:themeColor="accent1" w:themeShade="BF"/>
      <w:szCs w:val="32"/>
    </w:rPr>
  </w:style>
  <w:style w:type="paragraph" w:customStyle="1" w:styleId="BackPageLearnmoreatURL12pt">
    <w:name w:val="Back Page: Learn more at URL 12 pt"/>
    <w:basedOn w:val="BackPageLearnmoreat16pt"/>
    <w:uiPriority w:val="99"/>
    <w:rsid w:val="003805B5"/>
    <w:pPr>
      <w:spacing w:line="240" w:lineRule="exact"/>
    </w:pPr>
    <w:rPr>
      <w:b/>
      <w:sz w:val="24"/>
      <w:u w:val="single"/>
    </w:rPr>
  </w:style>
  <w:style w:type="character" w:customStyle="1" w:styleId="MISCFigureCaptionHeaderBold8pt">
    <w:name w:val="MISC: Figure Caption Header Bold 8pt"/>
    <w:uiPriority w:val="1"/>
    <w:rsid w:val="00937147"/>
    <w:rPr>
      <w:rFonts w:ascii="Arial Bold" w:hAnsi="Arial Bold" w:cs="HP Simplified"/>
      <w:b/>
      <w:bCs/>
      <w:sz w:val="16"/>
    </w:rPr>
  </w:style>
  <w:style w:type="character" w:customStyle="1" w:styleId="MISCTableCaptionHeaderBold8pt">
    <w:name w:val="MISC: Table Caption Header Bold 8pt"/>
    <w:uiPriority w:val="1"/>
    <w:rsid w:val="00937147"/>
    <w:rPr>
      <w:rFonts w:ascii="Arial Bold" w:hAnsi="Arial Bold"/>
      <w:b/>
      <w:color w:val="auto"/>
      <w:sz w:val="16"/>
    </w:rPr>
  </w:style>
  <w:style w:type="paragraph" w:customStyle="1" w:styleId="BulletLevel2Last">
    <w:name w:val="Bullet Level 2_Last"/>
    <w:basedOn w:val="BulletLevel2"/>
    <w:uiPriority w:val="99"/>
    <w:rsid w:val="00EC7771"/>
    <w:pPr>
      <w:spacing w:after="216"/>
    </w:pPr>
  </w:style>
  <w:style w:type="paragraph" w:customStyle="1" w:styleId="BulletLevel3Last">
    <w:name w:val="Bullet Level 3_Last"/>
    <w:basedOn w:val="BulletLevel3"/>
    <w:uiPriority w:val="99"/>
    <w:rsid w:val="00FF0BE1"/>
    <w:pPr>
      <w:spacing w:after="216"/>
    </w:pPr>
  </w:style>
  <w:style w:type="paragraph" w:customStyle="1" w:styleId="BulletLevel1Last">
    <w:name w:val="Bullet Level 1_Last"/>
    <w:basedOn w:val="BulletLevel1"/>
    <w:next w:val="NoParagraphStyle"/>
    <w:uiPriority w:val="99"/>
    <w:rsid w:val="00FF0BE1"/>
    <w:pPr>
      <w:spacing w:after="216"/>
    </w:pPr>
  </w:style>
  <w:style w:type="paragraph" w:customStyle="1" w:styleId="NumberedList-Level2Last">
    <w:name w:val="Numbered List - Level 2 Last"/>
    <w:basedOn w:val="NumberedList-Level2"/>
    <w:uiPriority w:val="99"/>
    <w:rsid w:val="00FD5CDA"/>
    <w:pPr>
      <w:spacing w:after="216"/>
    </w:pPr>
  </w:style>
  <w:style w:type="paragraph" w:customStyle="1" w:styleId="NumberedList-Level3Last">
    <w:name w:val="Numbered List - Level 3 Last"/>
    <w:basedOn w:val="NumberedList-Level3"/>
    <w:uiPriority w:val="99"/>
    <w:rsid w:val="00A74E0A"/>
    <w:pPr>
      <w:spacing w:after="216"/>
    </w:pPr>
  </w:style>
  <w:style w:type="paragraph" w:customStyle="1" w:styleId="HPEConfidentialBody">
    <w:name w:val="HPE Confidential (Body)"/>
    <w:basedOn w:val="NoParagraphStyle"/>
    <w:uiPriority w:val="99"/>
    <w:rsid w:val="00540D83"/>
    <w:pPr>
      <w:spacing w:line="180" w:lineRule="atLeast"/>
      <w:jc w:val="right"/>
    </w:pPr>
    <w:rPr>
      <w:rFonts w:ascii="Metric Light" w:hAnsi="Metric Light" w:cs="Metric Light"/>
      <w:sz w:val="14"/>
      <w:szCs w:val="14"/>
    </w:rPr>
  </w:style>
  <w:style w:type="paragraph" w:customStyle="1" w:styleId="FigureAfterspace">
    <w:name w:val="Figure After space"/>
    <w:basedOn w:val="BodyTextLastArial10pt"/>
    <w:uiPriority w:val="99"/>
    <w:rsid w:val="004C4063"/>
    <w:pPr>
      <w:spacing w:after="400"/>
    </w:pPr>
  </w:style>
  <w:style w:type="paragraph" w:customStyle="1" w:styleId="hpebodycopy">
    <w:name w:val="hpe_body_copy"/>
    <w:basedOn w:val="Normal"/>
    <w:link w:val="hpebodycopyChar"/>
    <w:qFormat/>
    <w:rsid w:val="00C5105B"/>
    <w:pPr>
      <w:suppressAutoHyphens/>
      <w:spacing w:after="216" w:line="220" w:lineRule="exact"/>
    </w:pPr>
    <w:rPr>
      <w:rFonts w:ascii="Arial" w:eastAsiaTheme="minorHAnsi" w:hAnsi="Arial" w:cstheme="minorBidi"/>
      <w:color w:val="C6C9CA" w:themeColor="text1"/>
      <w:szCs w:val="22"/>
    </w:rPr>
  </w:style>
  <w:style w:type="character" w:customStyle="1" w:styleId="hpebodycopyChar">
    <w:name w:val="hpe_body_copy Char"/>
    <w:basedOn w:val="DefaultParagraphFont"/>
    <w:link w:val="hpebodycopy"/>
    <w:rsid w:val="00C5105B"/>
    <w:rPr>
      <w:rFonts w:ascii="Arial" w:eastAsiaTheme="minorHAnsi" w:hAnsi="Arial" w:cstheme="minorBidi"/>
      <w:color w:val="C6C9CA" w:themeColor="text1"/>
      <w:szCs w:val="22"/>
    </w:rPr>
  </w:style>
  <w:style w:type="paragraph" w:customStyle="1" w:styleId="hpeintrohead">
    <w:name w:val="hpe_intro_head"/>
    <w:basedOn w:val="hpebodycopy"/>
    <w:next w:val="hpebodycopy"/>
    <w:qFormat/>
    <w:rsid w:val="00C5105B"/>
    <w:pPr>
      <w:spacing w:after="720" w:line="600" w:lineRule="exact"/>
    </w:pPr>
    <w:rPr>
      <w:b/>
      <w:sz w:val="56"/>
    </w:rPr>
  </w:style>
  <w:style w:type="table" w:styleId="GridTable4-Accent1">
    <w:name w:val="Grid Table 4 Accent 1"/>
    <w:basedOn w:val="TableNormal"/>
    <w:uiPriority w:val="49"/>
    <w:rsid w:val="00E0781A"/>
    <w:rPr>
      <w:rFonts w:asciiTheme="minorHAnsi" w:eastAsiaTheme="minorHAnsi" w:hAnsiTheme="minorHAnsi" w:cstheme="minorBidi"/>
      <w:sz w:val="22"/>
      <w:szCs w:val="22"/>
    </w:rPr>
    <w:tblPr>
      <w:tblStyleRowBandSize w:val="1"/>
      <w:tblStyleColBandSize w:val="1"/>
      <w:tblBorders>
        <w:top w:val="single" w:sz="4" w:space="0" w:color="9CB2AE" w:themeColor="accent1" w:themeTint="99"/>
        <w:left w:val="single" w:sz="4" w:space="0" w:color="9CB2AE" w:themeColor="accent1" w:themeTint="99"/>
        <w:bottom w:val="single" w:sz="4" w:space="0" w:color="9CB2AE" w:themeColor="accent1" w:themeTint="99"/>
        <w:right w:val="single" w:sz="4" w:space="0" w:color="9CB2AE" w:themeColor="accent1" w:themeTint="99"/>
        <w:insideH w:val="single" w:sz="4" w:space="0" w:color="9CB2AE" w:themeColor="accent1" w:themeTint="99"/>
        <w:insideV w:val="single" w:sz="4" w:space="0" w:color="9CB2AE" w:themeColor="accent1" w:themeTint="99"/>
      </w:tblBorders>
    </w:tblPr>
    <w:tblStylePr w:type="firstRow">
      <w:rPr>
        <w:b/>
        <w:bCs/>
        <w:color w:val="2AD2C9" w:themeColor="background1"/>
      </w:rPr>
      <w:tblPr/>
      <w:tcPr>
        <w:tcBorders>
          <w:top w:val="single" w:sz="4" w:space="0" w:color="5F7A76" w:themeColor="accent1"/>
          <w:left w:val="single" w:sz="4" w:space="0" w:color="5F7A76" w:themeColor="accent1"/>
          <w:bottom w:val="single" w:sz="4" w:space="0" w:color="5F7A76" w:themeColor="accent1"/>
          <w:right w:val="single" w:sz="4" w:space="0" w:color="5F7A76" w:themeColor="accent1"/>
          <w:insideH w:val="nil"/>
          <w:insideV w:val="nil"/>
        </w:tcBorders>
        <w:shd w:val="clear" w:color="auto" w:fill="5F7A76" w:themeFill="accent1"/>
      </w:tcPr>
    </w:tblStylePr>
    <w:tblStylePr w:type="lastRow">
      <w:rPr>
        <w:b/>
        <w:bCs/>
      </w:rPr>
      <w:tblPr/>
      <w:tcPr>
        <w:tcBorders>
          <w:top w:val="double" w:sz="4" w:space="0" w:color="5F7A76" w:themeColor="accent1"/>
        </w:tcBorders>
      </w:tcPr>
    </w:tblStylePr>
    <w:tblStylePr w:type="firstCol">
      <w:rPr>
        <w:b/>
        <w:bCs/>
      </w:rPr>
    </w:tblStylePr>
    <w:tblStylePr w:type="lastCol">
      <w:rPr>
        <w:b/>
        <w:bCs/>
      </w:rPr>
    </w:tblStylePr>
    <w:tblStylePr w:type="band1Vert">
      <w:tblPr/>
      <w:tcPr>
        <w:shd w:val="clear" w:color="auto" w:fill="DEE5E4" w:themeFill="accent1" w:themeFillTint="33"/>
      </w:tcPr>
    </w:tblStylePr>
    <w:tblStylePr w:type="band1Horz">
      <w:tblPr/>
      <w:tcPr>
        <w:shd w:val="clear" w:color="auto" w:fill="DEE5E4" w:themeFill="accent1" w:themeFillTint="33"/>
      </w:tcPr>
    </w:tblStylePr>
  </w:style>
  <w:style w:type="character" w:customStyle="1" w:styleId="HTMLPreformattedChar">
    <w:name w:val="HTML Preformatted Char"/>
    <w:basedOn w:val="DefaultParagraphFont"/>
    <w:link w:val="HTMLPreformatted"/>
    <w:uiPriority w:val="99"/>
    <w:rsid w:val="00E0781A"/>
    <w:rPr>
      <w:rFonts w:ascii="Courier New" w:hAnsi="Courier New" w:cs="Courier New"/>
      <w:szCs w:val="20"/>
    </w:rPr>
  </w:style>
  <w:style w:type="paragraph" w:customStyle="1" w:styleId="xmsonormal">
    <w:name w:val="x_msonormal"/>
    <w:basedOn w:val="Normal"/>
    <w:uiPriority w:val="99"/>
    <w:rsid w:val="00E0781A"/>
    <w:rPr>
      <w:rFonts w:ascii="Calibri" w:eastAsiaTheme="minorHAnsi" w:hAnsi="Calibri" w:cs="Calibri"/>
      <w:sz w:val="22"/>
      <w:szCs w:val="22"/>
    </w:rPr>
  </w:style>
  <w:style w:type="character" w:customStyle="1" w:styleId="Heading1Char">
    <w:name w:val="Heading 1 Char"/>
    <w:basedOn w:val="DefaultParagraphFont"/>
    <w:link w:val="Heading1"/>
    <w:uiPriority w:val="2"/>
    <w:rsid w:val="00E0781A"/>
    <w:rPr>
      <w:rFonts w:ascii="Arial" w:hAnsi="Arial"/>
      <w:b/>
      <w:color w:val="000000"/>
      <w:sz w:val="28"/>
      <w:szCs w:val="34"/>
    </w:rPr>
  </w:style>
  <w:style w:type="character" w:styleId="CommentReference">
    <w:name w:val="annotation reference"/>
    <w:basedOn w:val="DefaultParagraphFont"/>
    <w:semiHidden/>
    <w:unhideWhenUsed/>
    <w:rsid w:val="0015056A"/>
    <w:rPr>
      <w:sz w:val="16"/>
      <w:szCs w:val="16"/>
    </w:rPr>
  </w:style>
  <w:style w:type="character" w:styleId="Strong">
    <w:name w:val="Strong"/>
    <w:basedOn w:val="DefaultParagraphFont"/>
    <w:uiPriority w:val="22"/>
    <w:qFormat/>
    <w:rsid w:val="00D7583A"/>
    <w:rPr>
      <w:b/>
      <w:bCs/>
    </w:rPr>
  </w:style>
  <w:style w:type="table" w:styleId="GridTable4-Accent2">
    <w:name w:val="Grid Table 4 Accent 2"/>
    <w:basedOn w:val="TableNormal"/>
    <w:uiPriority w:val="49"/>
    <w:rsid w:val="0071353F"/>
    <w:tblPr>
      <w:tblStyleRowBandSize w:val="1"/>
      <w:tblStyleColBandSize w:val="1"/>
      <w:tblBorders>
        <w:top w:val="single" w:sz="4" w:space="0" w:color="E3E4E5" w:themeColor="accent2" w:themeTint="99"/>
        <w:left w:val="single" w:sz="4" w:space="0" w:color="E3E4E5" w:themeColor="accent2" w:themeTint="99"/>
        <w:bottom w:val="single" w:sz="4" w:space="0" w:color="E3E4E5" w:themeColor="accent2" w:themeTint="99"/>
        <w:right w:val="single" w:sz="4" w:space="0" w:color="E3E4E5" w:themeColor="accent2" w:themeTint="99"/>
        <w:insideH w:val="single" w:sz="4" w:space="0" w:color="E3E4E5" w:themeColor="accent2" w:themeTint="99"/>
        <w:insideV w:val="single" w:sz="4" w:space="0" w:color="E3E4E5" w:themeColor="accent2" w:themeTint="99"/>
      </w:tblBorders>
    </w:tblPr>
    <w:tblStylePr w:type="firstRow">
      <w:rPr>
        <w:b/>
        <w:bCs/>
        <w:color w:val="2AD2C9" w:themeColor="background1"/>
      </w:rPr>
      <w:tblPr/>
      <w:tcPr>
        <w:tcBorders>
          <w:top w:val="single" w:sz="4" w:space="0" w:color="D1D3D4" w:themeColor="accent2"/>
          <w:left w:val="single" w:sz="4" w:space="0" w:color="D1D3D4" w:themeColor="accent2"/>
          <w:bottom w:val="single" w:sz="4" w:space="0" w:color="D1D3D4" w:themeColor="accent2"/>
          <w:right w:val="single" w:sz="4" w:space="0" w:color="D1D3D4" w:themeColor="accent2"/>
          <w:insideH w:val="nil"/>
          <w:insideV w:val="nil"/>
        </w:tcBorders>
        <w:shd w:val="clear" w:color="auto" w:fill="D1D3D4" w:themeFill="accent2"/>
      </w:tcPr>
    </w:tblStylePr>
    <w:tblStylePr w:type="lastRow">
      <w:rPr>
        <w:b/>
        <w:bCs/>
      </w:rPr>
      <w:tblPr/>
      <w:tcPr>
        <w:tcBorders>
          <w:top w:val="double" w:sz="4" w:space="0" w:color="D1D3D4" w:themeColor="accent2"/>
        </w:tcBorders>
      </w:tcPr>
    </w:tblStylePr>
    <w:tblStylePr w:type="firstCol">
      <w:rPr>
        <w:b/>
        <w:bCs/>
      </w:rPr>
    </w:tblStylePr>
    <w:tblStylePr w:type="lastCol">
      <w:rPr>
        <w:b/>
        <w:bCs/>
      </w:rPr>
    </w:tblStylePr>
    <w:tblStylePr w:type="band1Vert">
      <w:tblPr/>
      <w:tcPr>
        <w:shd w:val="clear" w:color="auto" w:fill="F5F6F6" w:themeFill="accent2" w:themeFillTint="33"/>
      </w:tcPr>
    </w:tblStylePr>
    <w:tblStylePr w:type="band1Horz">
      <w:tblPr/>
      <w:tcPr>
        <w:shd w:val="clear" w:color="auto" w:fill="F5F6F6"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567997">
      <w:bodyDiv w:val="1"/>
      <w:marLeft w:val="0"/>
      <w:marRight w:val="0"/>
      <w:marTop w:val="0"/>
      <w:marBottom w:val="0"/>
      <w:divBdr>
        <w:top w:val="none" w:sz="0" w:space="0" w:color="auto"/>
        <w:left w:val="none" w:sz="0" w:space="0" w:color="auto"/>
        <w:bottom w:val="none" w:sz="0" w:space="0" w:color="auto"/>
        <w:right w:val="none" w:sz="0" w:space="0" w:color="auto"/>
      </w:divBdr>
    </w:div>
    <w:div w:id="473453591">
      <w:bodyDiv w:val="1"/>
      <w:marLeft w:val="0"/>
      <w:marRight w:val="0"/>
      <w:marTop w:val="0"/>
      <w:marBottom w:val="0"/>
      <w:divBdr>
        <w:top w:val="none" w:sz="0" w:space="0" w:color="auto"/>
        <w:left w:val="none" w:sz="0" w:space="0" w:color="auto"/>
        <w:bottom w:val="none" w:sz="0" w:space="0" w:color="auto"/>
        <w:right w:val="none" w:sz="0" w:space="0" w:color="auto"/>
      </w:divBdr>
    </w:div>
    <w:div w:id="484780749">
      <w:bodyDiv w:val="1"/>
      <w:marLeft w:val="0"/>
      <w:marRight w:val="0"/>
      <w:marTop w:val="0"/>
      <w:marBottom w:val="0"/>
      <w:divBdr>
        <w:top w:val="none" w:sz="0" w:space="0" w:color="auto"/>
        <w:left w:val="none" w:sz="0" w:space="0" w:color="auto"/>
        <w:bottom w:val="none" w:sz="0" w:space="0" w:color="auto"/>
        <w:right w:val="none" w:sz="0" w:space="0" w:color="auto"/>
      </w:divBdr>
    </w:div>
    <w:div w:id="878206931">
      <w:bodyDiv w:val="1"/>
      <w:marLeft w:val="0"/>
      <w:marRight w:val="0"/>
      <w:marTop w:val="0"/>
      <w:marBottom w:val="0"/>
      <w:divBdr>
        <w:top w:val="none" w:sz="0" w:space="0" w:color="auto"/>
        <w:left w:val="none" w:sz="0" w:space="0" w:color="auto"/>
        <w:bottom w:val="none" w:sz="0" w:space="0" w:color="auto"/>
        <w:right w:val="none" w:sz="0" w:space="0" w:color="auto"/>
      </w:divBdr>
    </w:div>
    <w:div w:id="920525014">
      <w:bodyDiv w:val="1"/>
      <w:marLeft w:val="0"/>
      <w:marRight w:val="0"/>
      <w:marTop w:val="0"/>
      <w:marBottom w:val="0"/>
      <w:divBdr>
        <w:top w:val="none" w:sz="0" w:space="0" w:color="auto"/>
        <w:left w:val="none" w:sz="0" w:space="0" w:color="auto"/>
        <w:bottom w:val="none" w:sz="0" w:space="0" w:color="auto"/>
        <w:right w:val="none" w:sz="0" w:space="0" w:color="auto"/>
      </w:divBdr>
    </w:div>
    <w:div w:id="1209301087">
      <w:bodyDiv w:val="1"/>
      <w:marLeft w:val="0"/>
      <w:marRight w:val="0"/>
      <w:marTop w:val="0"/>
      <w:marBottom w:val="0"/>
      <w:divBdr>
        <w:top w:val="none" w:sz="0" w:space="0" w:color="auto"/>
        <w:left w:val="none" w:sz="0" w:space="0" w:color="auto"/>
        <w:bottom w:val="none" w:sz="0" w:space="0" w:color="auto"/>
        <w:right w:val="none" w:sz="0" w:space="0" w:color="auto"/>
      </w:divBdr>
    </w:div>
    <w:div w:id="1232740956">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447777855">
      <w:bodyDiv w:val="1"/>
      <w:marLeft w:val="0"/>
      <w:marRight w:val="0"/>
      <w:marTop w:val="0"/>
      <w:marBottom w:val="0"/>
      <w:divBdr>
        <w:top w:val="none" w:sz="0" w:space="0" w:color="auto"/>
        <w:left w:val="none" w:sz="0" w:space="0" w:color="auto"/>
        <w:bottom w:val="none" w:sz="0" w:space="0" w:color="auto"/>
        <w:right w:val="none" w:sz="0" w:space="0" w:color="auto"/>
      </w:divBdr>
    </w:div>
    <w:div w:id="1483083923">
      <w:bodyDiv w:val="1"/>
      <w:marLeft w:val="0"/>
      <w:marRight w:val="0"/>
      <w:marTop w:val="0"/>
      <w:marBottom w:val="0"/>
      <w:divBdr>
        <w:top w:val="none" w:sz="0" w:space="0" w:color="auto"/>
        <w:left w:val="none" w:sz="0" w:space="0" w:color="auto"/>
        <w:bottom w:val="none" w:sz="0" w:space="0" w:color="auto"/>
        <w:right w:val="none" w:sz="0" w:space="0" w:color="auto"/>
      </w:divBdr>
    </w:div>
    <w:div w:id="1603679953">
      <w:bodyDiv w:val="1"/>
      <w:marLeft w:val="0"/>
      <w:marRight w:val="0"/>
      <w:marTop w:val="0"/>
      <w:marBottom w:val="0"/>
      <w:divBdr>
        <w:top w:val="none" w:sz="0" w:space="0" w:color="auto"/>
        <w:left w:val="none" w:sz="0" w:space="0" w:color="auto"/>
        <w:bottom w:val="none" w:sz="0" w:space="0" w:color="auto"/>
        <w:right w:val="none" w:sz="0" w:space="0" w:color="auto"/>
      </w:divBdr>
    </w:div>
    <w:div w:id="177196625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1879199119">
      <w:bodyDiv w:val="1"/>
      <w:marLeft w:val="0"/>
      <w:marRight w:val="0"/>
      <w:marTop w:val="0"/>
      <w:marBottom w:val="0"/>
      <w:divBdr>
        <w:top w:val="none" w:sz="0" w:space="0" w:color="auto"/>
        <w:left w:val="none" w:sz="0" w:space="0" w:color="auto"/>
        <w:bottom w:val="none" w:sz="0" w:space="0" w:color="auto"/>
        <w:right w:val="none" w:sz="0" w:space="0" w:color="auto"/>
      </w:divBdr>
    </w:div>
    <w:div w:id="1887908243">
      <w:bodyDiv w:val="1"/>
      <w:marLeft w:val="0"/>
      <w:marRight w:val="0"/>
      <w:marTop w:val="0"/>
      <w:marBottom w:val="0"/>
      <w:divBdr>
        <w:top w:val="none" w:sz="0" w:space="0" w:color="auto"/>
        <w:left w:val="none" w:sz="0" w:space="0" w:color="auto"/>
        <w:bottom w:val="none" w:sz="0" w:space="0" w:color="auto"/>
        <w:right w:val="none" w:sz="0" w:space="0" w:color="auto"/>
      </w:divBdr>
    </w:div>
    <w:div w:id="1926720287">
      <w:bodyDiv w:val="1"/>
      <w:marLeft w:val="0"/>
      <w:marRight w:val="0"/>
      <w:marTop w:val="0"/>
      <w:marBottom w:val="0"/>
      <w:divBdr>
        <w:top w:val="none" w:sz="0" w:space="0" w:color="auto"/>
        <w:left w:val="none" w:sz="0" w:space="0" w:color="auto"/>
        <w:bottom w:val="none" w:sz="0" w:space="0" w:color="auto"/>
        <w:right w:val="none" w:sz="0" w:space="0" w:color="auto"/>
      </w:divBdr>
    </w:div>
    <w:div w:id="2003730212">
      <w:bodyDiv w:val="1"/>
      <w:marLeft w:val="0"/>
      <w:marRight w:val="0"/>
      <w:marTop w:val="0"/>
      <w:marBottom w:val="0"/>
      <w:divBdr>
        <w:top w:val="none" w:sz="0" w:space="0" w:color="auto"/>
        <w:left w:val="none" w:sz="0" w:space="0" w:color="auto"/>
        <w:bottom w:val="none" w:sz="0" w:space="0" w:color="auto"/>
        <w:right w:val="none" w:sz="0" w:space="0" w:color="auto"/>
      </w:divBdr>
    </w:div>
    <w:div w:id="2034724694">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docs.openshift.org/3.7/install_config/install/planning.html" TargetMode="External"/><Relationship Id="rId26" Type="http://schemas.openxmlformats.org/officeDocument/2006/relationships/hyperlink" Target="https://kubernetes.io/docs/tasks/configure-pod-container/configure-persistent-volume-storage/" TargetMode="External"/><Relationship Id="rId39"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hyperlink" Target="https://github.com/hpe-storage/python-hpedockerplugin/blob/plugin_v2/config/hpe.conf.sample.3parFC" TargetMode="External"/><Relationship Id="rId34" Type="http://schemas.openxmlformats.org/officeDocument/2006/relationships/hyperlink" Target="https://www.hpe.com/storage%20" TargetMode="External"/><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kubernetes.io/docs/setup/independent/create-cluster-kubeadm/" TargetMode="External"/><Relationship Id="rId25" Type="http://schemas.openxmlformats.org/officeDocument/2006/relationships/hyperlink" Target="https://github.com/hpe-storage/dory/blob/master/README.md" TargetMode="External"/><Relationship Id="rId33" Type="http://schemas.openxmlformats.org/officeDocument/2006/relationships/hyperlink" Target="https://github.com/hpe-storage/python-hpedockerplugin/issues" TargetMode="External"/><Relationship Id="rId38"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github.com/hpe-storage/python-hpedockerplugin/blob/plugin_v2/config/hpe.conf.sample.3parISCSI" TargetMode="Externa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hpe-storage/python-hpedockerplugin/raw/master/dory_installer" TargetMode="External"/><Relationship Id="rId32" Type="http://schemas.openxmlformats.org/officeDocument/2006/relationships/hyperlink" Target="https://github.com/hpe-storage/python-hpedockerplugin/blob/master/docs/usage.md" TargetMode="External"/><Relationship Id="rId37" Type="http://schemas.openxmlformats.org/officeDocument/2006/relationships/header" Target="header7.xml"/><Relationship Id="rId40" Type="http://schemas.openxmlformats.org/officeDocument/2006/relationships/footer" Target="footer8.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ocs.docker.com/compose/install/%23install-compose" TargetMode="External"/><Relationship Id="rId28" Type="http://schemas.openxmlformats.org/officeDocument/2006/relationships/footer" Target="footer3.xml"/><Relationship Id="rId36"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hyperlink" Target="https://github.com/hpe-storage/python-hpedockerplugin/blob/master/docs/etcd_cluster_setup.md" TargetMode="Externa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store.docker.com/community/images/hpestorage/legacyvolumeplugin/" TargetMode="External"/><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hyperlink" Target="https://developer.hpe.com/platform/hpe-3par/home" TargetMode="External"/><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7.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ve%20projects\Elena%20Requests\For%20Elena\Basic%20word%20template\V6\HPE_Basic_Template_Arial%20-%20US.dotx" TargetMode="External"/></Relationships>
</file>

<file path=word/theme/theme1.xml><?xml version="1.0" encoding="utf-8"?>
<a:theme xmlns:a="http://schemas.openxmlformats.org/drawingml/2006/main" name="Office Theme">
  <a:themeElements>
    <a:clrScheme name="HPE RGB">
      <a:dk1>
        <a:srgbClr val="C6C9CA"/>
      </a:dk1>
      <a:lt1>
        <a:srgbClr val="2AD2C9"/>
      </a:lt1>
      <a:dk2>
        <a:srgbClr val="614767"/>
      </a:dk2>
      <a:lt2>
        <a:srgbClr val="FF8D6D"/>
      </a:lt2>
      <a:accent1>
        <a:srgbClr val="5F7A76"/>
      </a:accent1>
      <a:accent2>
        <a:srgbClr val="D1D3D4"/>
      </a:accent2>
      <a:accent3>
        <a:srgbClr val="808285"/>
      </a:accent3>
      <a:accent4>
        <a:srgbClr val="00A982"/>
      </a:accent4>
      <a:accent5>
        <a:srgbClr val="4BACC6"/>
      </a:accent5>
      <a:accent6>
        <a:srgbClr val="F79646"/>
      </a:accent6>
      <a:hlink>
        <a:srgbClr val="0000FF"/>
      </a:hlink>
      <a:folHlink>
        <a:srgbClr val="800080"/>
      </a:folHlink>
    </a:clrScheme>
    <a:fontScheme name="HPE Arial">
      <a:majorFont>
        <a:latin typeface="Arial Bold"/>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36B02064FE184C966D2214C22BB4D2" ma:contentTypeVersion="6" ma:contentTypeDescription="Create a new document." ma:contentTypeScope="" ma:versionID="9a7af354097653441eff768441a677ae">
  <xsd:schema xmlns:xsd="http://www.w3.org/2001/XMLSchema" xmlns:xs="http://www.w3.org/2001/XMLSchema" xmlns:p="http://schemas.microsoft.com/office/2006/metadata/properties" xmlns:ns1="http://schemas.microsoft.com/sharepoint/v3" xmlns:ns2="http://schemas.microsoft.com/sharepoint/v4" targetNamespace="http://schemas.microsoft.com/office/2006/metadata/properties" ma:root="true" ma:fieldsID="844e7348ed52759a24abfc3e9c3cf42e" ns1:_="" ns2:_="">
    <xsd:import namespace="http://schemas.microsoft.com/sharepoint/v3"/>
    <xsd:import namespace="http://schemas.microsoft.com/sharepoint/v4"/>
    <xsd:element name="properties">
      <xsd:complexType>
        <xsd:sequence>
          <xsd:element name="documentManagement">
            <xsd:complexType>
              <xsd:all>
                <xsd:element ref="ns1:EmailSender" minOccurs="0"/>
                <xsd:element ref="ns1:EmailTo" minOccurs="0"/>
                <xsd:element ref="ns1:EmailCc" minOccurs="0"/>
                <xsd:element ref="ns1:EmailFrom" minOccurs="0"/>
                <xsd:element ref="ns1:EmailSubject" minOccurs="0"/>
                <xsd:element ref="ns2:EmailHead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8" nillable="true" ma:displayName="E-Mail Sender" ma:hidden="true" ma:internalName="EmailSender">
      <xsd:simpleType>
        <xsd:restriction base="dms:Note">
          <xsd:maxLength value="255"/>
        </xsd:restriction>
      </xsd:simpleType>
    </xsd:element>
    <xsd:element name="EmailTo" ma:index="9" nillable="true" ma:displayName="E-Mail To" ma:hidden="true" ma:internalName="EmailTo">
      <xsd:simpleType>
        <xsd:restriction base="dms:Note">
          <xsd:maxLength value="255"/>
        </xsd:restriction>
      </xsd:simpleType>
    </xsd:element>
    <xsd:element name="EmailCc" ma:index="10" nillable="true" ma:displayName="E-Mail Cc" ma:hidden="true" ma:internalName="EmailCc">
      <xsd:simpleType>
        <xsd:restriction base="dms:Note">
          <xsd:maxLength value="255"/>
        </xsd:restriction>
      </xsd:simpleType>
    </xsd:element>
    <xsd:element name="EmailFrom" ma:index="11" nillable="true" ma:displayName="E-Mail From" ma:hidden="true" ma:internalName="EmailFrom">
      <xsd:simpleType>
        <xsd:restriction base="dms:Text"/>
      </xsd:simpleType>
    </xsd:element>
    <xsd:element name="EmailSubject" ma:index="12" nillable="true" ma:displayName="E-Mail Subject"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3" nillable="true" ma:displayName="E-Mail Headers" ma:hidden="true" ma:internalName="EmailHeader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mailTo xmlns="http://schemas.microsoft.com/sharepoint/v3" xsi:nil="true"/>
    <EmailHeaders xmlns="http://schemas.microsoft.com/sharepoint/v4" xsi:nil="true"/>
    <EmailSender xmlns="http://schemas.microsoft.com/sharepoint/v3" xsi:nil="true"/>
    <EmailFrom xmlns="http://schemas.microsoft.com/sharepoint/v3" xsi:nil="true"/>
    <EmailSubject xmlns="http://schemas.microsoft.com/sharepoint/v3" xsi:nil="true"/>
    <EmailCc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F85E6-E74A-459C-8EEF-BFB8300167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6DC792-7C2A-4E19-9B38-1144DDC1ED87}">
  <ds:schemaRefs>
    <ds:schemaRef ds:uri="http://schemas.microsoft.com/sharepoint/v3/contenttype/forms"/>
  </ds:schemaRefs>
</ds:datastoreItem>
</file>

<file path=customXml/itemProps3.xml><?xml version="1.0" encoding="utf-8"?>
<ds:datastoreItem xmlns:ds="http://schemas.openxmlformats.org/officeDocument/2006/customXml" ds:itemID="{9E701FEF-24F9-48E4-A30E-45FABE0C5E94}">
  <ds:schemaRefs>
    <ds:schemaRef ds:uri="http://schemas.microsoft.com/office/2006/metadata/properties"/>
    <ds:schemaRef ds:uri="http://schemas.microsoft.com/office/infopath/2007/PartnerControls"/>
    <ds:schemaRef ds:uri="http://schemas.microsoft.com/sharepoint/v3"/>
    <ds:schemaRef ds:uri="http://schemas.microsoft.com/sharepoint/v4"/>
  </ds:schemaRefs>
</ds:datastoreItem>
</file>

<file path=customXml/itemProps4.xml><?xml version="1.0" encoding="utf-8"?>
<ds:datastoreItem xmlns:ds="http://schemas.openxmlformats.org/officeDocument/2006/customXml" ds:itemID="{0A069D2F-3BD4-4276-85F6-66CC6AF0C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HPE_Basic_Template_Arial - US.dotx</Template>
  <TotalTime>3</TotalTime>
  <Pages>11</Pages>
  <Words>2520</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16857</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Himakara B</dc:creator>
  <cp:keywords/>
  <dc:description/>
  <cp:lastModifiedBy>Muthukumarasamy, Prasanna (HPE Storage)</cp:lastModifiedBy>
  <cp:revision>2</cp:revision>
  <cp:lastPrinted>2015-06-09T13:24:00Z</cp:lastPrinted>
  <dcterms:created xsi:type="dcterms:W3CDTF">2018-05-20T07:59:00Z</dcterms:created>
  <dcterms:modified xsi:type="dcterms:W3CDTF">2018-05-20T07:59:00Z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0x0101003C36B02064FE184C966D2214C22BB4D2</vt:lpwstr>
  </property>
</Properties>
</file>